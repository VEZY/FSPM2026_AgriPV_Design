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55196" w14:textId="77777777" w:rsidR="00970432" w:rsidRDefault="000A6C2D">
      <w:pPr>
        <w:spacing w:line="240" w:lineRule="auto"/>
        <w:jc w:val="both"/>
        <w:rPr>
          <w:b/>
          <w:sz w:val="24"/>
          <w:szCs w:val="24"/>
          <w:lang w:val="en-GB"/>
        </w:rPr>
      </w:pPr>
      <w:r>
        <w:rPr>
          <w:b/>
          <w:sz w:val="24"/>
          <w:szCs w:val="24"/>
          <w:lang w:val="en-GB"/>
        </w:rPr>
        <w:t>Dynamic Functional-Structural Plant Modelling approach to investigate the consistency of ground coverage ratio to predict agrivoltaic systems yields</w:t>
      </w:r>
    </w:p>
    <w:p w14:paraId="52B7AEC0" w14:textId="77777777" w:rsidR="00970432" w:rsidRDefault="00970432">
      <w:pPr>
        <w:spacing w:line="240" w:lineRule="auto"/>
        <w:jc w:val="both"/>
        <w:rPr>
          <w:lang w:val="en-GB"/>
        </w:rPr>
      </w:pPr>
    </w:p>
    <w:p w14:paraId="6BB7CB9F" w14:textId="77777777" w:rsidR="00970432" w:rsidRPr="008A4BAA" w:rsidRDefault="000A6C2D">
      <w:pPr>
        <w:spacing w:line="240" w:lineRule="auto"/>
        <w:rPr>
          <w:sz w:val="20"/>
          <w:szCs w:val="20"/>
          <w:vertAlign w:val="superscript"/>
          <w:lang w:val="fr-FR"/>
        </w:rPr>
      </w:pPr>
      <w:r w:rsidRPr="008A4BAA">
        <w:rPr>
          <w:sz w:val="20"/>
          <w:szCs w:val="20"/>
          <w:u w:val="single"/>
          <w:lang w:val="fr-FR"/>
        </w:rPr>
        <w:t>Corentin Coutellier</w:t>
      </w:r>
      <w:r w:rsidRPr="008A4BAA">
        <w:rPr>
          <w:sz w:val="20"/>
          <w:szCs w:val="20"/>
          <w:vertAlign w:val="superscript"/>
          <w:lang w:val="fr-FR"/>
        </w:rPr>
        <w:t>1</w:t>
      </w:r>
      <w:r w:rsidRPr="008A4BAA">
        <w:rPr>
          <w:sz w:val="20"/>
          <w:szCs w:val="20"/>
          <w:lang w:val="fr-FR"/>
        </w:rPr>
        <w:t>, Rémi Vézy</w:t>
      </w:r>
      <w:r w:rsidRPr="008A4BAA">
        <w:rPr>
          <w:sz w:val="20"/>
          <w:szCs w:val="20"/>
          <w:vertAlign w:val="superscript"/>
          <w:lang w:val="fr-FR"/>
        </w:rPr>
        <w:t>2</w:t>
      </w:r>
      <w:r w:rsidRPr="008A4BAA">
        <w:rPr>
          <w:sz w:val="20"/>
          <w:szCs w:val="20"/>
          <w:lang w:val="fr-FR"/>
        </w:rPr>
        <w:t>, Ya Brigitte Assoa</w:t>
      </w:r>
      <w:r w:rsidRPr="008A4BAA">
        <w:rPr>
          <w:sz w:val="20"/>
          <w:szCs w:val="20"/>
          <w:vertAlign w:val="superscript"/>
          <w:lang w:val="fr-FR"/>
        </w:rPr>
        <w:t>1</w:t>
      </w:r>
      <w:r w:rsidRPr="008A4BAA">
        <w:rPr>
          <w:sz w:val="20"/>
          <w:szCs w:val="20"/>
          <w:lang w:val="fr-FR"/>
        </w:rPr>
        <w:t>, Angélique Christophe</w:t>
      </w:r>
      <w:r w:rsidRPr="008A4BAA">
        <w:rPr>
          <w:sz w:val="20"/>
          <w:szCs w:val="20"/>
          <w:vertAlign w:val="superscript"/>
          <w:lang w:val="fr-FR"/>
        </w:rPr>
        <w:t>3</w:t>
      </w:r>
      <w:r w:rsidRPr="008A4BAA">
        <w:rPr>
          <w:sz w:val="20"/>
          <w:szCs w:val="20"/>
          <w:lang w:val="fr-FR"/>
        </w:rPr>
        <w:t>, Didier Combes</w:t>
      </w:r>
      <w:r w:rsidRPr="008A4BAA">
        <w:rPr>
          <w:sz w:val="20"/>
          <w:szCs w:val="20"/>
          <w:vertAlign w:val="superscript"/>
          <w:lang w:val="fr-FR"/>
        </w:rPr>
        <w:t>4</w:t>
      </w:r>
      <w:r w:rsidRPr="008A4BAA">
        <w:rPr>
          <w:sz w:val="20"/>
          <w:szCs w:val="20"/>
          <w:lang w:val="fr-FR"/>
        </w:rPr>
        <w:t>, Stéphane Guillerez</w:t>
      </w:r>
      <w:r w:rsidRPr="008A4BAA">
        <w:rPr>
          <w:sz w:val="20"/>
          <w:szCs w:val="20"/>
          <w:vertAlign w:val="superscript"/>
          <w:lang w:val="fr-FR"/>
        </w:rPr>
        <w:t>1</w:t>
      </w:r>
      <w:r w:rsidRPr="008A4BAA">
        <w:rPr>
          <w:sz w:val="20"/>
          <w:szCs w:val="20"/>
          <w:lang w:val="fr-FR"/>
        </w:rPr>
        <w:t>, Christophe Ménézo</w:t>
      </w:r>
      <w:r w:rsidRPr="008A4BAA">
        <w:rPr>
          <w:sz w:val="20"/>
          <w:szCs w:val="20"/>
          <w:vertAlign w:val="superscript"/>
          <w:lang w:val="fr-FR"/>
        </w:rPr>
        <w:t>5</w:t>
      </w:r>
    </w:p>
    <w:p w14:paraId="050B84BB" w14:textId="77777777" w:rsidR="00970432" w:rsidRPr="008A4BAA" w:rsidRDefault="00970432">
      <w:pPr>
        <w:spacing w:line="240" w:lineRule="auto"/>
        <w:jc w:val="both"/>
        <w:rPr>
          <w:lang w:val="fr-FR"/>
        </w:rPr>
      </w:pPr>
    </w:p>
    <w:p w14:paraId="25EFB80D" w14:textId="77777777" w:rsidR="00970432" w:rsidRPr="008A4BAA" w:rsidRDefault="000A6C2D">
      <w:pPr>
        <w:spacing w:line="240" w:lineRule="auto"/>
        <w:rPr>
          <w:i/>
          <w:sz w:val="18"/>
          <w:szCs w:val="18"/>
          <w:lang w:val="fr-FR"/>
        </w:rPr>
      </w:pPr>
      <w:r w:rsidRPr="008A4BAA">
        <w:rPr>
          <w:sz w:val="18"/>
          <w:szCs w:val="18"/>
          <w:vertAlign w:val="superscript"/>
          <w:lang w:val="fr-FR"/>
        </w:rPr>
        <w:t>1</w:t>
      </w:r>
      <w:r w:rsidRPr="008A4BAA">
        <w:rPr>
          <w:sz w:val="18"/>
          <w:szCs w:val="18"/>
          <w:lang w:val="fr-FR"/>
        </w:rPr>
        <w:t> </w:t>
      </w:r>
      <w:r w:rsidRPr="008A4BAA">
        <w:rPr>
          <w:i/>
          <w:sz w:val="18"/>
          <w:szCs w:val="18"/>
          <w:lang w:val="fr-FR"/>
        </w:rPr>
        <w:t>Univ. Grenoble Alpes, CEA, Liten, Campus Ines, F-73375 Le Bourget-du-Lac, France.</w:t>
      </w:r>
    </w:p>
    <w:p w14:paraId="78749473" w14:textId="77777777" w:rsidR="00970432" w:rsidRDefault="000A6C2D">
      <w:pPr>
        <w:spacing w:line="240" w:lineRule="auto"/>
        <w:rPr>
          <w:i/>
          <w:sz w:val="18"/>
          <w:szCs w:val="18"/>
          <w:lang w:val="en-GB"/>
        </w:rPr>
      </w:pPr>
      <w:r>
        <w:rPr>
          <w:i/>
          <w:iCs/>
          <w:sz w:val="18"/>
          <w:szCs w:val="18"/>
          <w:vertAlign w:val="superscript"/>
          <w:lang w:val="en-GB"/>
        </w:rPr>
        <w:t>2</w:t>
      </w:r>
      <w:r>
        <w:rPr>
          <w:i/>
          <w:iCs/>
          <w:sz w:val="18"/>
          <w:szCs w:val="18"/>
          <w:lang w:val="en-GB"/>
        </w:rPr>
        <w:t> U</w:t>
      </w:r>
      <w:r>
        <w:rPr>
          <w:i/>
          <w:sz w:val="18"/>
          <w:szCs w:val="18"/>
          <w:lang w:val="en-GB"/>
        </w:rPr>
        <w:t>MR AMAP, Cirad, Montpellier, France. Corresponding author: Remi.Vezy@cirad.fr</w:t>
      </w:r>
    </w:p>
    <w:p w14:paraId="2B6FF5CA" w14:textId="77777777" w:rsidR="00970432" w:rsidRPr="008A4BAA" w:rsidRDefault="000A6C2D">
      <w:pPr>
        <w:spacing w:line="240" w:lineRule="auto"/>
        <w:rPr>
          <w:bCs/>
          <w:i/>
          <w:sz w:val="18"/>
          <w:szCs w:val="18"/>
          <w:lang w:val="fr-FR"/>
        </w:rPr>
      </w:pPr>
      <w:r w:rsidRPr="008A4BAA">
        <w:rPr>
          <w:i/>
          <w:sz w:val="18"/>
          <w:szCs w:val="18"/>
          <w:vertAlign w:val="superscript"/>
          <w:lang w:val="fr-FR"/>
        </w:rPr>
        <w:t xml:space="preserve">3 </w:t>
      </w:r>
      <w:r w:rsidRPr="008A4BAA">
        <w:rPr>
          <w:i/>
          <w:sz w:val="18"/>
          <w:szCs w:val="18"/>
          <w:lang w:val="fr-FR"/>
        </w:rPr>
        <w:t xml:space="preserve">LEPSE, INRAE, Montpellier, France.  </w:t>
      </w:r>
    </w:p>
    <w:p w14:paraId="01352386" w14:textId="77777777" w:rsidR="00970432" w:rsidRPr="008A4BAA" w:rsidRDefault="000A6C2D">
      <w:pPr>
        <w:spacing w:line="240" w:lineRule="auto"/>
        <w:rPr>
          <w:bCs/>
          <w:i/>
          <w:sz w:val="18"/>
          <w:szCs w:val="18"/>
          <w:lang w:val="fr-FR"/>
        </w:rPr>
      </w:pPr>
      <w:r w:rsidRPr="008A4BAA">
        <w:rPr>
          <w:i/>
          <w:sz w:val="18"/>
          <w:szCs w:val="18"/>
          <w:vertAlign w:val="superscript"/>
          <w:lang w:val="fr-FR"/>
        </w:rPr>
        <w:t xml:space="preserve">4 </w:t>
      </w:r>
      <w:r w:rsidRPr="008A4BAA">
        <w:rPr>
          <w:i/>
          <w:sz w:val="18"/>
          <w:szCs w:val="18"/>
          <w:lang w:val="fr-FR"/>
        </w:rPr>
        <w:t>INRAE – UR4 – URP3F, Le Chêne RD 150, BP 6, F-86600 Lusignan, France.</w:t>
      </w:r>
    </w:p>
    <w:p w14:paraId="6EA076B0" w14:textId="77777777" w:rsidR="00970432" w:rsidRPr="008A4BAA" w:rsidRDefault="000A6C2D">
      <w:pPr>
        <w:spacing w:line="240" w:lineRule="auto"/>
        <w:rPr>
          <w:bCs/>
          <w:i/>
          <w:sz w:val="18"/>
          <w:szCs w:val="18"/>
          <w:lang w:val="fr-FR"/>
        </w:rPr>
      </w:pPr>
      <w:r w:rsidRPr="008A4BAA">
        <w:rPr>
          <w:i/>
          <w:sz w:val="18"/>
          <w:szCs w:val="18"/>
          <w:vertAlign w:val="superscript"/>
          <w:lang w:val="fr-FR"/>
        </w:rPr>
        <w:t xml:space="preserve">5 </w:t>
      </w:r>
      <w:r w:rsidRPr="008A4BAA">
        <w:rPr>
          <w:i/>
          <w:sz w:val="18"/>
          <w:szCs w:val="18"/>
          <w:lang w:val="fr-FR"/>
        </w:rPr>
        <w:t xml:space="preserve">Univ. Savoie Mont-Blanc, LOCIE UMR CNRS 5271, Campus Scientifique Savoie Technolac, F-73376 Le Bourget-du-Lac, France. </w:t>
      </w:r>
    </w:p>
    <w:p w14:paraId="1CF621D2" w14:textId="77777777" w:rsidR="00970432" w:rsidRPr="008A4BAA" w:rsidRDefault="00970432">
      <w:pPr>
        <w:spacing w:line="240" w:lineRule="auto"/>
        <w:rPr>
          <w:i/>
          <w:sz w:val="18"/>
          <w:szCs w:val="18"/>
          <w:lang w:val="fr-FR"/>
        </w:rPr>
      </w:pPr>
    </w:p>
    <w:p w14:paraId="297C3940" w14:textId="77777777" w:rsidR="00970432" w:rsidRPr="008A4BAA" w:rsidRDefault="00970432">
      <w:pPr>
        <w:spacing w:line="240" w:lineRule="auto"/>
        <w:jc w:val="both"/>
        <w:rPr>
          <w:lang w:val="fr-FR"/>
        </w:rPr>
      </w:pPr>
    </w:p>
    <w:p w14:paraId="1DAD1C6D" w14:textId="7C117A8E" w:rsidR="00970432" w:rsidRDefault="000A6C2D">
      <w:pPr>
        <w:spacing w:line="240" w:lineRule="auto"/>
        <w:jc w:val="both"/>
        <w:rPr>
          <w:sz w:val="20"/>
          <w:szCs w:val="20"/>
          <w:lang w:val="en-GB"/>
        </w:rPr>
      </w:pPr>
      <w:r>
        <w:rPr>
          <w:b/>
          <w:lang w:val="en-GB"/>
        </w:rPr>
        <w:t>Keywords</w:t>
      </w:r>
      <w:r>
        <w:rPr>
          <w:b/>
          <w:sz w:val="20"/>
          <w:szCs w:val="20"/>
          <w:lang w:val="en-GB"/>
        </w:rPr>
        <w:t>:</w:t>
      </w:r>
      <w:r>
        <w:rPr>
          <w:sz w:val="20"/>
          <w:szCs w:val="20"/>
          <w:lang w:val="en-GB"/>
        </w:rPr>
        <w:t xml:space="preserve"> virtual plant,</w:t>
      </w:r>
      <w:r w:rsidR="00910B49">
        <w:rPr>
          <w:sz w:val="20"/>
          <w:szCs w:val="20"/>
          <w:lang w:val="en-GB"/>
        </w:rPr>
        <w:t xml:space="preserve"> agrivoltaic efficiency, photovoltaic, KPIs, modelling</w:t>
      </w:r>
    </w:p>
    <w:p w14:paraId="152842B7" w14:textId="77777777" w:rsidR="00970432" w:rsidRDefault="00970432">
      <w:pPr>
        <w:spacing w:line="240" w:lineRule="auto"/>
        <w:jc w:val="both"/>
        <w:rPr>
          <w:lang w:val="en-GB"/>
        </w:rPr>
      </w:pPr>
    </w:p>
    <w:p w14:paraId="44941409" w14:textId="77777777" w:rsidR="00970432" w:rsidRPr="00910B49" w:rsidRDefault="000A6C2D">
      <w:pPr>
        <w:spacing w:line="240" w:lineRule="auto"/>
        <w:jc w:val="both"/>
        <w:rPr>
          <w:color w:val="4F81BD" w:themeColor="accent1"/>
          <w:lang w:val="en-GB"/>
        </w:rPr>
      </w:pPr>
      <w:r w:rsidRPr="00910B49">
        <w:rPr>
          <w:color w:val="4F81BD" w:themeColor="accent1"/>
          <w:lang w:val="en-GB"/>
        </w:rPr>
        <w:t>Welcome to the 11</w:t>
      </w:r>
      <w:r w:rsidRPr="00910B49">
        <w:rPr>
          <w:color w:val="4F81BD" w:themeColor="accent1"/>
          <w:vertAlign w:val="superscript"/>
          <w:lang w:val="en-GB"/>
        </w:rPr>
        <w:t>th</w:t>
      </w:r>
      <w:r w:rsidRPr="00910B49">
        <w:rPr>
          <w:color w:val="4F81BD" w:themeColor="accent1"/>
          <w:lang w:val="en-GB"/>
        </w:rPr>
        <w:t xml:space="preserve"> International Conference on Functional-Structural Plant Models (FSPM2026), taking place in Montpellier, France, October 12-16, 2026. FSPM2026 aims to gather scientists working in the multi-disciplinary field of plant modelling and its applications. </w:t>
      </w:r>
    </w:p>
    <w:p w14:paraId="7FD187E4" w14:textId="77777777" w:rsidR="00970432" w:rsidRPr="00910B49" w:rsidRDefault="000A6C2D">
      <w:pPr>
        <w:spacing w:line="240" w:lineRule="auto"/>
        <w:jc w:val="both"/>
        <w:rPr>
          <w:color w:val="4F81BD" w:themeColor="accent1"/>
          <w:lang w:val="en-GB"/>
        </w:rPr>
      </w:pPr>
      <w:r w:rsidRPr="00910B49">
        <w:rPr>
          <w:color w:val="4F81BD" w:themeColor="accent1"/>
          <w:lang w:val="en-GB"/>
        </w:rPr>
        <w:t xml:space="preserve">The conference will highlight a broad spectrum of topics at the intersection of plant science, modelling, and technology. </w:t>
      </w:r>
    </w:p>
    <w:p w14:paraId="245721E0" w14:textId="77777777" w:rsidR="00970432" w:rsidRPr="00910B49" w:rsidRDefault="00970432">
      <w:pPr>
        <w:spacing w:line="240" w:lineRule="auto"/>
        <w:jc w:val="both"/>
        <w:rPr>
          <w:color w:val="4F81BD" w:themeColor="accent1"/>
          <w:lang w:val="en-GB"/>
        </w:rPr>
      </w:pPr>
    </w:p>
    <w:p w14:paraId="3DBB6584" w14:textId="77777777" w:rsidR="00970432" w:rsidRPr="00910B49" w:rsidRDefault="000A6C2D">
      <w:pPr>
        <w:spacing w:line="240" w:lineRule="auto"/>
        <w:jc w:val="both"/>
        <w:rPr>
          <w:color w:val="4F81BD" w:themeColor="accent1"/>
          <w:lang w:val="en-GB"/>
        </w:rPr>
      </w:pPr>
      <w:r w:rsidRPr="00910B49">
        <w:rPr>
          <w:color w:val="4F81BD" w:themeColor="accent1"/>
          <w:lang w:val="en-GB"/>
        </w:rPr>
        <w:t>This document serves as a template and provides guidelines:</w:t>
      </w:r>
    </w:p>
    <w:p w14:paraId="59325C4F" w14:textId="77777777" w:rsidR="00970432" w:rsidRPr="00910B49" w:rsidRDefault="00970432">
      <w:pPr>
        <w:spacing w:line="240" w:lineRule="auto"/>
        <w:rPr>
          <w:color w:val="4F81BD" w:themeColor="accent1"/>
          <w:lang w:val="en-GB"/>
        </w:rPr>
      </w:pPr>
    </w:p>
    <w:p w14:paraId="7C0C16FD" w14:textId="77777777" w:rsidR="00970432" w:rsidRPr="00910B49" w:rsidRDefault="000A6C2D">
      <w:pPr>
        <w:spacing w:after="120" w:line="240" w:lineRule="auto"/>
        <w:rPr>
          <w:b/>
          <w:color w:val="4F81BD" w:themeColor="accent1"/>
          <w:lang w:val="en-GB"/>
        </w:rPr>
      </w:pPr>
      <w:r w:rsidRPr="00910B49">
        <w:rPr>
          <w:b/>
          <w:color w:val="4F81BD" w:themeColor="accent1"/>
          <w:lang w:val="en-GB"/>
        </w:rPr>
        <w:t>Abstract Guideline</w:t>
      </w:r>
    </w:p>
    <w:p w14:paraId="76DAF55F" w14:textId="77777777" w:rsidR="00970432" w:rsidRPr="00910B49" w:rsidRDefault="000A6C2D">
      <w:pPr>
        <w:spacing w:after="120" w:line="240" w:lineRule="auto"/>
        <w:jc w:val="both"/>
        <w:rPr>
          <w:color w:val="4F81BD" w:themeColor="accent1"/>
          <w:lang w:val="en-GB"/>
        </w:rPr>
      </w:pPr>
      <w:r w:rsidRPr="00910B49">
        <w:rPr>
          <w:color w:val="4F81BD" w:themeColor="accent1"/>
          <w:lang w:val="en-GB"/>
        </w:rPr>
        <w:t xml:space="preserve">Dear authors, when submitting your abstract you are kindly requested to  </w:t>
      </w:r>
    </w:p>
    <w:p w14:paraId="49043B51" w14:textId="77777777" w:rsidR="00970432" w:rsidRPr="00910B49" w:rsidRDefault="000A6C2D">
      <w:pPr>
        <w:pStyle w:val="Paragraphedeliste"/>
        <w:numPr>
          <w:ilvl w:val="0"/>
          <w:numId w:val="1"/>
        </w:numPr>
        <w:spacing w:after="120" w:line="240" w:lineRule="auto"/>
        <w:jc w:val="both"/>
        <w:rPr>
          <w:color w:val="4F81BD" w:themeColor="accent1"/>
          <w:lang w:val="en-GB"/>
        </w:rPr>
      </w:pPr>
      <w:r w:rsidRPr="00910B49">
        <w:rPr>
          <w:color w:val="4F81BD" w:themeColor="accent1"/>
          <w:lang w:val="en-GB"/>
        </w:rPr>
        <w:t xml:space="preserve">use this template </w:t>
      </w:r>
    </w:p>
    <w:p w14:paraId="42646B5E" w14:textId="77777777" w:rsidR="00970432" w:rsidRPr="00910B49" w:rsidRDefault="000A6C2D">
      <w:pPr>
        <w:pStyle w:val="Paragraphedeliste"/>
        <w:numPr>
          <w:ilvl w:val="0"/>
          <w:numId w:val="1"/>
        </w:numPr>
        <w:spacing w:after="120" w:line="240" w:lineRule="auto"/>
        <w:jc w:val="both"/>
        <w:rPr>
          <w:color w:val="4F81BD" w:themeColor="accent1"/>
          <w:lang w:val="en-GB"/>
        </w:rPr>
      </w:pPr>
      <w:r w:rsidRPr="00910B49">
        <w:rPr>
          <w:color w:val="4F81BD" w:themeColor="accent1"/>
          <w:lang w:val="en-GB"/>
        </w:rPr>
        <w:t>provide no more than two</w:t>
      </w:r>
      <w:r w:rsidRPr="00910B49">
        <w:rPr>
          <w:b/>
          <w:color w:val="4F81BD" w:themeColor="accent1"/>
          <w:lang w:val="en-GB"/>
        </w:rPr>
        <w:t xml:space="preserve"> </w:t>
      </w:r>
      <w:r w:rsidRPr="00910B49">
        <w:rPr>
          <w:color w:val="4F81BD" w:themeColor="accent1"/>
          <w:lang w:val="en-GB"/>
        </w:rPr>
        <w:t xml:space="preserve">pages </w:t>
      </w:r>
    </w:p>
    <w:p w14:paraId="2177BFEE" w14:textId="77777777" w:rsidR="00970432" w:rsidRPr="00910B49" w:rsidRDefault="000A6C2D">
      <w:pPr>
        <w:pStyle w:val="Paragraphedeliste"/>
        <w:numPr>
          <w:ilvl w:val="0"/>
          <w:numId w:val="1"/>
        </w:numPr>
        <w:spacing w:after="120" w:line="240" w:lineRule="auto"/>
        <w:jc w:val="both"/>
        <w:rPr>
          <w:color w:val="4F81BD" w:themeColor="accent1"/>
          <w:lang w:val="en-GB"/>
        </w:rPr>
      </w:pPr>
      <w:r w:rsidRPr="00910B49">
        <w:rPr>
          <w:color w:val="4F81BD" w:themeColor="accent1"/>
          <w:lang w:val="en-GB"/>
        </w:rPr>
        <w:t>underscore presenting author and add one email-address for the corresponding author</w:t>
      </w:r>
    </w:p>
    <w:p w14:paraId="0A0ACB95" w14:textId="77777777" w:rsidR="00970432" w:rsidRPr="00910B49" w:rsidRDefault="000A6C2D">
      <w:pPr>
        <w:pStyle w:val="Paragraphedeliste"/>
        <w:numPr>
          <w:ilvl w:val="0"/>
          <w:numId w:val="1"/>
        </w:numPr>
        <w:spacing w:after="120" w:line="240" w:lineRule="auto"/>
        <w:jc w:val="both"/>
        <w:rPr>
          <w:color w:val="4F81BD" w:themeColor="accent1"/>
          <w:lang w:val="en-GB"/>
        </w:rPr>
      </w:pPr>
      <w:r w:rsidRPr="00910B49">
        <w:rPr>
          <w:color w:val="4F81BD" w:themeColor="accent1"/>
          <w:lang w:val="en-GB"/>
        </w:rPr>
        <w:t xml:space="preserve">text: maximal 5000 characters including blanks </w:t>
      </w:r>
    </w:p>
    <w:p w14:paraId="5B30B67E" w14:textId="77777777" w:rsidR="00970432" w:rsidRPr="00910B49" w:rsidRDefault="000A6C2D">
      <w:pPr>
        <w:pStyle w:val="Paragraphedeliste"/>
        <w:numPr>
          <w:ilvl w:val="0"/>
          <w:numId w:val="1"/>
        </w:numPr>
        <w:spacing w:after="120" w:line="240" w:lineRule="auto"/>
        <w:jc w:val="both"/>
        <w:rPr>
          <w:color w:val="4F81BD" w:themeColor="accent1"/>
          <w:lang w:val="en-GB"/>
        </w:rPr>
      </w:pPr>
      <w:r w:rsidRPr="00910B49">
        <w:rPr>
          <w:color w:val="4F81BD" w:themeColor="accent1"/>
          <w:lang w:val="en-GB"/>
        </w:rPr>
        <w:t>text font: Arial 11 pt in justified text</w:t>
      </w:r>
    </w:p>
    <w:p w14:paraId="76D5F5C8" w14:textId="77777777" w:rsidR="00970432" w:rsidRPr="00910B49" w:rsidRDefault="000A6C2D">
      <w:pPr>
        <w:pStyle w:val="Paragraphedeliste"/>
        <w:numPr>
          <w:ilvl w:val="0"/>
          <w:numId w:val="1"/>
        </w:numPr>
        <w:spacing w:after="120" w:line="240" w:lineRule="auto"/>
        <w:jc w:val="both"/>
        <w:rPr>
          <w:color w:val="4F81BD" w:themeColor="accent1"/>
          <w:lang w:val="en-GB"/>
        </w:rPr>
      </w:pPr>
      <w:r w:rsidRPr="00910B49">
        <w:rPr>
          <w:color w:val="4F81BD" w:themeColor="accent1"/>
          <w:lang w:val="en-GB"/>
        </w:rPr>
        <w:t>up to five keywords that are different from the title</w:t>
      </w:r>
    </w:p>
    <w:p w14:paraId="0942FD16" w14:textId="77777777" w:rsidR="00970432" w:rsidRPr="00910B49" w:rsidRDefault="000A6C2D">
      <w:pPr>
        <w:pStyle w:val="Paragraphedeliste"/>
        <w:numPr>
          <w:ilvl w:val="0"/>
          <w:numId w:val="1"/>
        </w:numPr>
        <w:spacing w:after="120" w:line="240" w:lineRule="auto"/>
        <w:jc w:val="both"/>
        <w:rPr>
          <w:color w:val="4F81BD" w:themeColor="accent1"/>
          <w:lang w:val="en-GB"/>
        </w:rPr>
      </w:pPr>
      <w:r w:rsidRPr="00910B49">
        <w:rPr>
          <w:color w:val="4F81BD" w:themeColor="accent1"/>
          <w:lang w:val="en-GB"/>
        </w:rPr>
        <w:t>do not change the page margins, header and footer size and/or font</w:t>
      </w:r>
    </w:p>
    <w:p w14:paraId="69F3D92E" w14:textId="77777777" w:rsidR="00970432" w:rsidRPr="00910B49" w:rsidRDefault="000A6C2D">
      <w:pPr>
        <w:pStyle w:val="Paragraphedeliste"/>
        <w:numPr>
          <w:ilvl w:val="0"/>
          <w:numId w:val="1"/>
        </w:numPr>
        <w:spacing w:after="120" w:line="240" w:lineRule="auto"/>
        <w:jc w:val="both"/>
        <w:rPr>
          <w:color w:val="4F81BD" w:themeColor="accent1"/>
          <w:lang w:val="en-GB"/>
        </w:rPr>
      </w:pPr>
      <w:r w:rsidRPr="00910B49">
        <w:rPr>
          <w:color w:val="4F81BD" w:themeColor="accent1"/>
          <w:lang w:val="en-GB"/>
        </w:rPr>
        <w:t xml:space="preserve">use the following citation styles within the text: (Kahlen and Chen, 2015) (Schmidt et al., 2019)  </w:t>
      </w:r>
    </w:p>
    <w:p w14:paraId="4ADFAFA6" w14:textId="77777777" w:rsidR="00970432" w:rsidRPr="00910B49" w:rsidRDefault="000A6C2D">
      <w:pPr>
        <w:pStyle w:val="Paragraphedeliste"/>
        <w:numPr>
          <w:ilvl w:val="0"/>
          <w:numId w:val="1"/>
        </w:numPr>
        <w:spacing w:after="120" w:line="240" w:lineRule="auto"/>
        <w:jc w:val="both"/>
        <w:rPr>
          <w:color w:val="4F81BD" w:themeColor="accent1"/>
          <w:lang w:val="en-GB"/>
        </w:rPr>
      </w:pPr>
      <w:r w:rsidRPr="00910B49">
        <w:rPr>
          <w:color w:val="4F81BD" w:themeColor="accent1"/>
          <w:lang w:val="en-GB"/>
        </w:rPr>
        <w:t>use S.I. units and compound units, e.g. in the following form g m</w:t>
      </w:r>
      <w:r w:rsidRPr="00910B49">
        <w:rPr>
          <w:color w:val="4F81BD" w:themeColor="accent1"/>
          <w:vertAlign w:val="superscript"/>
          <w:lang w:val="en-GB"/>
        </w:rPr>
        <w:t>-2</w:t>
      </w:r>
      <w:r w:rsidRPr="00910B49">
        <w:rPr>
          <w:color w:val="4F81BD" w:themeColor="accent1"/>
          <w:lang w:val="en-GB"/>
        </w:rPr>
        <w:t xml:space="preserve"> or flowers per plant</w:t>
      </w:r>
    </w:p>
    <w:p w14:paraId="02624967" w14:textId="77777777" w:rsidR="00970432" w:rsidRPr="00910B49" w:rsidRDefault="000A6C2D">
      <w:pPr>
        <w:pStyle w:val="Paragraphedeliste"/>
        <w:numPr>
          <w:ilvl w:val="0"/>
          <w:numId w:val="1"/>
        </w:numPr>
        <w:spacing w:after="120" w:line="240" w:lineRule="auto"/>
        <w:jc w:val="both"/>
        <w:rPr>
          <w:color w:val="4F81BD" w:themeColor="accent1"/>
          <w:lang w:val="en-GB"/>
        </w:rPr>
      </w:pPr>
      <w:r w:rsidRPr="00910B49">
        <w:rPr>
          <w:color w:val="4F81BD" w:themeColor="accent1"/>
          <w:lang w:val="en-GB"/>
        </w:rPr>
        <w:t xml:space="preserve">type Latin biological names in italic, e.g. </w:t>
      </w:r>
      <w:r w:rsidRPr="00910B49">
        <w:rPr>
          <w:i/>
          <w:color w:val="4F81BD" w:themeColor="accent1"/>
          <w:lang w:val="en-GB"/>
        </w:rPr>
        <w:t>Cucumis sativus</w:t>
      </w:r>
      <w:r w:rsidRPr="00910B49">
        <w:rPr>
          <w:color w:val="4F81BD" w:themeColor="accent1"/>
          <w:lang w:val="en-GB"/>
        </w:rPr>
        <w:t xml:space="preserve"> L.</w:t>
      </w:r>
    </w:p>
    <w:p w14:paraId="0FA69C95" w14:textId="77777777" w:rsidR="00970432" w:rsidRPr="00910B49" w:rsidRDefault="000A6C2D">
      <w:pPr>
        <w:pStyle w:val="Paragraphedeliste"/>
        <w:numPr>
          <w:ilvl w:val="0"/>
          <w:numId w:val="1"/>
        </w:numPr>
        <w:spacing w:after="120" w:line="240" w:lineRule="auto"/>
        <w:jc w:val="both"/>
        <w:rPr>
          <w:b/>
          <w:color w:val="4F81BD" w:themeColor="accent1"/>
          <w:lang w:val="en-GB"/>
        </w:rPr>
      </w:pPr>
      <w:r w:rsidRPr="00910B49">
        <w:rPr>
          <w:color w:val="4F81BD" w:themeColor="accent1"/>
          <w:lang w:val="en-GB"/>
        </w:rPr>
        <w:t xml:space="preserve">you can structure the abstract using chapter names such as </w:t>
      </w:r>
      <w:r w:rsidRPr="00910B49">
        <w:rPr>
          <w:b/>
          <w:color w:val="4F81BD" w:themeColor="accent1"/>
          <w:lang w:val="en-GB"/>
        </w:rPr>
        <w:t>Introduction</w:t>
      </w:r>
      <w:r w:rsidRPr="00910B49">
        <w:rPr>
          <w:color w:val="4F81BD" w:themeColor="accent1"/>
          <w:lang w:val="en-GB"/>
        </w:rPr>
        <w:t xml:space="preserve">, </w:t>
      </w:r>
      <w:r w:rsidRPr="00910B49">
        <w:rPr>
          <w:b/>
          <w:color w:val="4F81BD" w:themeColor="accent1"/>
          <w:lang w:val="en-GB"/>
        </w:rPr>
        <w:t>Materials and Methods</w:t>
      </w:r>
      <w:r w:rsidRPr="00910B49">
        <w:rPr>
          <w:color w:val="4F81BD" w:themeColor="accent1"/>
          <w:lang w:val="en-GB"/>
        </w:rPr>
        <w:t xml:space="preserve">, </w:t>
      </w:r>
      <w:r w:rsidRPr="00910B49">
        <w:rPr>
          <w:b/>
          <w:color w:val="4F81BD" w:themeColor="accent1"/>
          <w:lang w:val="en-GB"/>
        </w:rPr>
        <w:t>Results and Discussion</w:t>
      </w:r>
      <w:r w:rsidRPr="00910B49">
        <w:rPr>
          <w:color w:val="4F81BD" w:themeColor="accent1"/>
          <w:lang w:val="en-GB"/>
        </w:rPr>
        <w:t>,</w:t>
      </w:r>
      <w:r w:rsidRPr="00910B49">
        <w:rPr>
          <w:b/>
          <w:color w:val="4F81BD" w:themeColor="accent1"/>
          <w:lang w:val="en-GB"/>
        </w:rPr>
        <w:t xml:space="preserve"> Conclusion</w:t>
      </w:r>
    </w:p>
    <w:p w14:paraId="05D1C166" w14:textId="77777777" w:rsidR="00970432" w:rsidRPr="00910B49" w:rsidRDefault="000A6C2D">
      <w:pPr>
        <w:pStyle w:val="Paragraphedeliste"/>
        <w:numPr>
          <w:ilvl w:val="0"/>
          <w:numId w:val="1"/>
        </w:numPr>
        <w:spacing w:after="120" w:line="240" w:lineRule="auto"/>
        <w:jc w:val="both"/>
        <w:rPr>
          <w:color w:val="4F81BD" w:themeColor="accent1"/>
          <w:lang w:val="en-GB"/>
        </w:rPr>
      </w:pPr>
      <w:r w:rsidRPr="00910B49">
        <w:rPr>
          <w:color w:val="4F81BD" w:themeColor="accent1"/>
          <w:lang w:val="en-GB"/>
        </w:rPr>
        <w:t>add a reference list of up to 5 references, displayed in the style shown at the end of this template</w:t>
      </w:r>
    </w:p>
    <w:p w14:paraId="5AF51230" w14:textId="77777777" w:rsidR="00970432" w:rsidRPr="00910B49" w:rsidRDefault="000A6C2D">
      <w:pPr>
        <w:pStyle w:val="Paragraphedeliste"/>
        <w:numPr>
          <w:ilvl w:val="0"/>
          <w:numId w:val="1"/>
        </w:numPr>
        <w:spacing w:after="120" w:line="240" w:lineRule="auto"/>
        <w:jc w:val="both"/>
        <w:rPr>
          <w:color w:val="4F81BD" w:themeColor="accent1"/>
          <w:lang w:val="en-GB"/>
        </w:rPr>
      </w:pPr>
      <w:r w:rsidRPr="00910B49">
        <w:rPr>
          <w:color w:val="4F81BD" w:themeColor="accent1"/>
          <w:lang w:val="en-GB"/>
        </w:rPr>
        <w:t xml:space="preserve">you may include a figure of maximum size half of a page (but keeping margins) of an appropriate resolution with centered figure caption in 8 pt </w:t>
      </w:r>
    </w:p>
    <w:p w14:paraId="06C794C1" w14:textId="77777777" w:rsidR="00970432" w:rsidRPr="00910B49" w:rsidRDefault="00970432">
      <w:pPr>
        <w:spacing w:line="240" w:lineRule="auto"/>
        <w:rPr>
          <w:color w:val="4F81BD" w:themeColor="accent1"/>
          <w:lang w:val="en-GB"/>
        </w:rPr>
      </w:pPr>
    </w:p>
    <w:p w14:paraId="31A2775F" w14:textId="77777777" w:rsidR="00970432" w:rsidRPr="00910B49" w:rsidRDefault="00970432">
      <w:pPr>
        <w:rPr>
          <w:color w:val="4F81BD" w:themeColor="accent1"/>
          <w:lang w:val="en-GB"/>
        </w:rPr>
      </w:pPr>
    </w:p>
    <w:p w14:paraId="40CA4763" w14:textId="77777777" w:rsidR="00970432" w:rsidRPr="00910B49" w:rsidRDefault="00970432">
      <w:pPr>
        <w:rPr>
          <w:color w:val="4F81BD" w:themeColor="accent1"/>
          <w:lang w:val="en-GB"/>
        </w:rPr>
      </w:pPr>
    </w:p>
    <w:p w14:paraId="2B216C92" w14:textId="77777777" w:rsidR="00970432" w:rsidRPr="00910B49" w:rsidRDefault="000A6C2D">
      <w:pPr>
        <w:rPr>
          <w:color w:val="4F81BD" w:themeColor="accent1"/>
          <w:lang w:val="fr-FR"/>
        </w:rPr>
      </w:pPr>
      <w:r w:rsidRPr="00910B49">
        <w:rPr>
          <w:color w:val="4F81BD" w:themeColor="accent1"/>
          <w:lang w:val="fr-FR"/>
        </w:rPr>
        <w:t>Le message : STICS n‘est pas suffisant pour la modélisation de systèmes AgriPV.</w:t>
      </w:r>
    </w:p>
    <w:p w14:paraId="3C4EDB15" w14:textId="77777777" w:rsidR="00970432" w:rsidRPr="00910B49" w:rsidRDefault="00970432">
      <w:pPr>
        <w:rPr>
          <w:color w:val="4F81BD" w:themeColor="accent1"/>
          <w:lang w:val="fr-FR"/>
        </w:rPr>
      </w:pPr>
    </w:p>
    <w:p w14:paraId="38377764" w14:textId="77777777" w:rsidR="00970432" w:rsidRPr="00910B49" w:rsidRDefault="000A6C2D">
      <w:pPr>
        <w:rPr>
          <w:color w:val="4F81BD" w:themeColor="accent1"/>
          <w:lang w:val="fr-FR"/>
        </w:rPr>
      </w:pPr>
      <w:r w:rsidRPr="00910B49">
        <w:rPr>
          <w:color w:val="4F81BD" w:themeColor="accent1"/>
          <w:lang w:val="fr-FR"/>
        </w:rPr>
        <w:t>Introduction : Introduire le PCR et son utilisation dans la réglementation.</w:t>
      </w:r>
    </w:p>
    <w:p w14:paraId="42EC0B19" w14:textId="77777777" w:rsidR="00970432" w:rsidRPr="00910B49" w:rsidRDefault="00970432">
      <w:pPr>
        <w:rPr>
          <w:color w:val="4F81BD" w:themeColor="accent1"/>
          <w:lang w:val="fr-FR"/>
        </w:rPr>
      </w:pPr>
    </w:p>
    <w:p w14:paraId="74729AC4" w14:textId="77777777" w:rsidR="00970432" w:rsidRPr="00910B49" w:rsidRDefault="000A6C2D">
      <w:pPr>
        <w:rPr>
          <w:color w:val="4F81BD" w:themeColor="accent1"/>
          <w:lang w:val="fr-FR"/>
        </w:rPr>
      </w:pPr>
      <w:r w:rsidRPr="00910B49">
        <w:rPr>
          <w:color w:val="4F81BD" w:themeColor="accent1"/>
          <w:lang w:val="fr-FR"/>
        </w:rPr>
        <w:t xml:space="preserve">Problématique : Parler de la problématique de la 3D + dynamique =&gt; solution ArchiCrop. La dynamique est importante à prendre en compte en raison de la sensibilité au stress des plantes selon leur stade phénologique (gel = premiers stades de développement, stress </w:t>
      </w:r>
      <w:r w:rsidRPr="00910B49">
        <w:rPr>
          <w:color w:val="4F81BD" w:themeColor="accent1"/>
          <w:lang w:val="fr-FR"/>
        </w:rPr>
        <w:lastRenderedPageBreak/>
        <w:t>thermique pendant l‘anthèse...). On veut de la 3D pour prendre en compte l‘hétérogénéité spatiale induite par les panneaux sur le rayonnement (papier Laura, sur les bilans d‘énergies).</w:t>
      </w:r>
    </w:p>
    <w:p w14:paraId="6BA8457D" w14:textId="77777777" w:rsidR="00970432" w:rsidRPr="00910B49" w:rsidRDefault="00970432">
      <w:pPr>
        <w:rPr>
          <w:color w:val="4F81BD" w:themeColor="accent1"/>
          <w:lang w:val="fr-FR"/>
        </w:rPr>
      </w:pPr>
    </w:p>
    <w:p w14:paraId="317EC904" w14:textId="77777777" w:rsidR="00970432" w:rsidRPr="00910B49" w:rsidRDefault="000A6C2D">
      <w:pPr>
        <w:rPr>
          <w:color w:val="4F81BD" w:themeColor="accent1"/>
          <w:lang w:val="fr-FR"/>
        </w:rPr>
      </w:pPr>
      <w:r w:rsidRPr="00910B49">
        <w:rPr>
          <w:color w:val="4F81BD" w:themeColor="accent1"/>
          <w:lang w:val="fr-FR"/>
        </w:rPr>
        <w:t>Hypothèse : Le PCR n‘est pas un bon indicateur pour décrire l‘impact du PV sur les cultures.</w:t>
      </w:r>
    </w:p>
    <w:p w14:paraId="67F27AFD" w14:textId="77777777" w:rsidR="00970432" w:rsidRPr="00910B49" w:rsidRDefault="00970432">
      <w:pPr>
        <w:rPr>
          <w:color w:val="4F81BD" w:themeColor="accent1"/>
          <w:lang w:val="fr-FR"/>
        </w:rPr>
      </w:pPr>
    </w:p>
    <w:p w14:paraId="5C652243" w14:textId="77777777" w:rsidR="00970432" w:rsidRPr="00910B49" w:rsidRDefault="000A6C2D">
      <w:pPr>
        <w:rPr>
          <w:color w:val="4F81BD" w:themeColor="accent1"/>
          <w:lang w:val="fr-FR"/>
        </w:rPr>
      </w:pPr>
      <w:r w:rsidRPr="00910B49">
        <w:rPr>
          <w:color w:val="4F81BD" w:themeColor="accent1"/>
          <w:lang w:val="fr-FR"/>
        </w:rPr>
        <w:t>Objectif 1, montrer différentes configurations (selon ce qui se fait sur le marché, avec différents PCR). =&gt; Pas de relation linéaire entre le PCR et le rayonnement transmis, photosynthèse.</w:t>
      </w:r>
    </w:p>
    <w:p w14:paraId="2EE042D3" w14:textId="77777777" w:rsidR="00970432" w:rsidRPr="00910B49" w:rsidRDefault="000A6C2D">
      <w:pPr>
        <w:rPr>
          <w:color w:val="4F81BD" w:themeColor="accent1"/>
          <w:lang w:val="fr-FR"/>
        </w:rPr>
      </w:pPr>
      <w:r w:rsidRPr="00910B49">
        <w:rPr>
          <w:color w:val="4F81BD" w:themeColor="accent1"/>
          <w:lang w:val="fr-FR"/>
        </w:rPr>
        <w:t>Avec un PCR légal fixe (40 % en France) mais d‘autres indicateurs variables (ex: Shading factor). Objectif 2, montrer que même à PCR constant on peut avoir une variabilité de résultats rayonnement, photosynthèse, température, transpiration.</w:t>
      </w:r>
    </w:p>
    <w:p w14:paraId="6C70745D" w14:textId="77777777" w:rsidR="00970432" w:rsidRPr="00910B49" w:rsidRDefault="00970432">
      <w:pPr>
        <w:rPr>
          <w:color w:val="4F81BD" w:themeColor="accent1"/>
          <w:lang w:val="fr-FR"/>
        </w:rPr>
      </w:pPr>
    </w:p>
    <w:p w14:paraId="312CFA37" w14:textId="77777777" w:rsidR="00970432" w:rsidRPr="00910B49" w:rsidRDefault="000A6C2D">
      <w:pPr>
        <w:rPr>
          <w:color w:val="4F81BD" w:themeColor="accent1"/>
          <w:lang w:val="en-GB"/>
        </w:rPr>
      </w:pPr>
      <w:r w:rsidRPr="00910B49">
        <w:rPr>
          <w:color w:val="4F81BD" w:themeColor="accent1"/>
          <w:lang w:val="fr-FR"/>
        </w:rPr>
        <w:t xml:space="preserve">Méthodologie : Utilisation de STICS + ArchiCrop pour générer des maquettes réalistes de céréales. </w:t>
      </w:r>
      <w:r w:rsidRPr="00910B49">
        <w:rPr>
          <w:color w:val="4F81BD" w:themeColor="accent1"/>
          <w:lang w:val="en-GB"/>
        </w:rPr>
        <w:t>Pour cet exemple on montre le blé.</w:t>
      </w:r>
    </w:p>
    <w:p w14:paraId="2587CF26" w14:textId="77777777" w:rsidR="00970432" w:rsidRPr="00910B49" w:rsidRDefault="000A6C2D">
      <w:pPr>
        <w:numPr>
          <w:ilvl w:val="0"/>
          <w:numId w:val="4"/>
        </w:numPr>
        <w:rPr>
          <w:color w:val="4F81BD" w:themeColor="accent1"/>
          <w:lang w:val="en-GB"/>
        </w:rPr>
      </w:pPr>
      <w:r w:rsidRPr="00910B49">
        <w:rPr>
          <w:color w:val="4F81BD" w:themeColor="accent1"/>
          <w:lang w:val="en-GB"/>
        </w:rPr>
        <w:t>Sélectionner des grands design récurents</w:t>
      </w:r>
    </w:p>
    <w:p w14:paraId="66229D00" w14:textId="77777777" w:rsidR="00970432" w:rsidRPr="00910B49" w:rsidRDefault="000A6C2D">
      <w:pPr>
        <w:numPr>
          <w:ilvl w:val="0"/>
          <w:numId w:val="4"/>
        </w:numPr>
        <w:rPr>
          <w:color w:val="4F81BD" w:themeColor="accent1"/>
          <w:lang w:val="en-GB"/>
        </w:rPr>
      </w:pPr>
      <w:r w:rsidRPr="00910B49">
        <w:rPr>
          <w:color w:val="4F81BD" w:themeColor="accent1"/>
          <w:lang w:val="en-GB"/>
        </w:rPr>
        <w:t>Fixer le Photovoltaic Coverage Ratio en faisant varier le Shading Factor :</w:t>
      </w:r>
    </w:p>
    <w:p w14:paraId="58EDEBAE" w14:textId="77777777" w:rsidR="00970432" w:rsidRPr="00910B49" w:rsidRDefault="000A6C2D">
      <w:pPr>
        <w:rPr>
          <w:color w:val="4F81BD" w:themeColor="accent1"/>
          <w:lang w:val="fr-FR"/>
        </w:rPr>
      </w:pPr>
      <w:r w:rsidRPr="00910B49">
        <w:rPr>
          <w:color w:val="4F81BD" w:themeColor="accent1"/>
          <w:lang w:val="fr-FR"/>
        </w:rPr>
        <w:t>Avoir pleins de configurations différentes : Rayonnement, bilan énergétique, photosynthèse</w:t>
      </w:r>
    </w:p>
    <w:p w14:paraId="3A775484" w14:textId="77777777" w:rsidR="00970432" w:rsidRPr="00910B49" w:rsidRDefault="00970432">
      <w:pPr>
        <w:rPr>
          <w:color w:val="4F81BD" w:themeColor="accent1"/>
          <w:lang w:val="fr-FR"/>
        </w:rPr>
      </w:pPr>
    </w:p>
    <w:p w14:paraId="0EF231C9" w14:textId="77777777" w:rsidR="00970432" w:rsidRPr="00910B49" w:rsidRDefault="000A6C2D">
      <w:pPr>
        <w:rPr>
          <w:color w:val="4F81BD" w:themeColor="accent1"/>
          <w:lang w:val="en-GB"/>
        </w:rPr>
      </w:pPr>
      <w:r w:rsidRPr="00910B49">
        <w:rPr>
          <w:color w:val="4F81BD" w:themeColor="accent1"/>
          <w:lang w:val="en-GB"/>
        </w:rPr>
        <w:t xml:space="preserve">Résultats : </w:t>
      </w:r>
    </w:p>
    <w:p w14:paraId="7C6C99B9" w14:textId="77777777" w:rsidR="00970432" w:rsidRPr="00910B49" w:rsidRDefault="000A6C2D">
      <w:pPr>
        <w:numPr>
          <w:ilvl w:val="0"/>
          <w:numId w:val="3"/>
        </w:numPr>
        <w:rPr>
          <w:color w:val="4F81BD" w:themeColor="accent1"/>
          <w:lang w:val="fr-FR"/>
        </w:rPr>
      </w:pPr>
      <w:r w:rsidRPr="00910B49">
        <w:rPr>
          <w:color w:val="4F81BD" w:themeColor="accent1"/>
          <w:lang w:val="fr-FR"/>
        </w:rPr>
        <w:t>Une figure avec de la 3D et le rayonnement transmis (2 bandes, 1 avec les plantes pour la photosynthèse et l‘autre sans les plantes pour le rayonnement).</w:t>
      </w:r>
    </w:p>
    <w:p w14:paraId="6D5246C4" w14:textId="77777777" w:rsidR="00970432" w:rsidRPr="008A4BAA" w:rsidRDefault="00970432">
      <w:pPr>
        <w:rPr>
          <w:lang w:val="fr-FR"/>
        </w:rPr>
      </w:pPr>
    </w:p>
    <w:p w14:paraId="0871B116" w14:textId="77777777" w:rsidR="00970432" w:rsidRPr="008A4BAA" w:rsidRDefault="00970432">
      <w:pPr>
        <w:rPr>
          <w:lang w:val="fr-FR"/>
        </w:rPr>
      </w:pPr>
    </w:p>
    <w:p w14:paraId="0CA3516B" w14:textId="77777777" w:rsidR="00970432" w:rsidRDefault="000A6C2D">
      <w:pPr>
        <w:spacing w:after="120" w:line="240" w:lineRule="auto"/>
        <w:rPr>
          <w:b/>
          <w:lang w:val="en-GB"/>
        </w:rPr>
      </w:pPr>
      <w:r>
        <w:rPr>
          <w:b/>
          <w:lang w:val="en-GB"/>
        </w:rPr>
        <w:t>Introduction</w:t>
      </w:r>
    </w:p>
    <w:p w14:paraId="576FB597" w14:textId="77777777" w:rsidR="000A31C9" w:rsidRDefault="000A6C2D">
      <w:pPr>
        <w:jc w:val="both"/>
        <w:rPr>
          <w:ins w:id="0" w:author="Rémi VEZY" w:date="2026-04-01T16:05:00Z" w16du:dateUtc="2026-04-01T14:05:00Z"/>
          <w:lang w:val="en-GB"/>
        </w:rPr>
      </w:pPr>
      <w:r>
        <w:rPr>
          <w:lang w:val="en-GB"/>
        </w:rPr>
        <w:t xml:space="preserve">Many policies are currently focusing on increasing the </w:t>
      </w:r>
      <w:del w:id="1" w:author="Rémi VEZY" w:date="2026-04-01T15:58:00Z" w16du:dateUtc="2026-04-01T13:58:00Z">
        <w:r w:rsidDel="00C94E70">
          <w:rPr>
            <w:lang w:val="en-GB"/>
          </w:rPr>
          <w:delText xml:space="preserve">part </w:delText>
        </w:r>
      </w:del>
      <w:ins w:id="2" w:author="Rémi VEZY" w:date="2026-04-01T15:58:00Z" w16du:dateUtc="2026-04-01T13:58:00Z">
        <w:r w:rsidR="00C94E70">
          <w:rPr>
            <w:lang w:val="en-GB"/>
          </w:rPr>
          <w:t xml:space="preserve">share </w:t>
        </w:r>
      </w:ins>
      <w:r>
        <w:rPr>
          <w:lang w:val="en-GB"/>
        </w:rPr>
        <w:t>of renewable energ</w:t>
      </w:r>
      <w:ins w:id="3" w:author="Rémi VEZY" w:date="2026-04-01T15:58:00Z" w16du:dateUtc="2026-04-01T13:58:00Z">
        <w:r w:rsidR="00C94E70">
          <w:rPr>
            <w:lang w:val="en-GB"/>
          </w:rPr>
          <w:t>y</w:t>
        </w:r>
      </w:ins>
      <w:del w:id="4" w:author="Rémi VEZY" w:date="2026-04-01T15:58:00Z" w16du:dateUtc="2026-04-01T13:58:00Z">
        <w:r w:rsidDel="00C94E70">
          <w:rPr>
            <w:lang w:val="en-GB"/>
          </w:rPr>
          <w:delText>ies</w:delText>
        </w:r>
      </w:del>
      <w:r>
        <w:rPr>
          <w:lang w:val="en-GB"/>
        </w:rPr>
        <w:t xml:space="preserve"> in the global energy mix to reach sustainability targets. </w:t>
      </w:r>
      <w:del w:id="5" w:author="Rémi VEZY" w:date="2026-04-01T15:58:00Z" w16du:dateUtc="2026-04-01T13:58:00Z">
        <w:r w:rsidDel="001106AA">
          <w:rPr>
            <w:lang w:val="en-GB"/>
          </w:rPr>
          <w:delText>Following those policies</w:delText>
        </w:r>
      </w:del>
      <w:ins w:id="6" w:author="Rémi VEZY" w:date="2026-04-01T15:58:00Z" w16du:dateUtc="2026-04-01T13:58:00Z">
        <w:r w:rsidR="001106AA">
          <w:rPr>
            <w:lang w:val="en-GB"/>
          </w:rPr>
          <w:t>In this context</w:t>
        </w:r>
      </w:ins>
      <w:r>
        <w:rPr>
          <w:lang w:val="en-GB"/>
        </w:rPr>
        <w:t xml:space="preserve">, agrivoltaism has </w:t>
      </w:r>
      <w:del w:id="7" w:author="Rémi VEZY" w:date="2026-04-01T15:58:00Z" w16du:dateUtc="2026-04-01T13:58:00Z">
        <w:r w:rsidDel="00320FB1">
          <w:rPr>
            <w:lang w:val="en-GB"/>
          </w:rPr>
          <w:delText>been introduced</w:delText>
        </w:r>
      </w:del>
      <w:ins w:id="8" w:author="Rémi VEZY" w:date="2026-04-01T15:58:00Z" w16du:dateUtc="2026-04-01T13:58:00Z">
        <w:r w:rsidR="00320FB1">
          <w:rPr>
            <w:lang w:val="en-GB"/>
          </w:rPr>
          <w:t>emerged</w:t>
        </w:r>
      </w:ins>
      <w:r>
        <w:rPr>
          <w:lang w:val="en-GB"/>
        </w:rPr>
        <w:t xml:space="preserve"> as a </w:t>
      </w:r>
      <w:ins w:id="9" w:author="Rémi VEZY" w:date="2026-04-01T15:59:00Z" w16du:dateUtc="2026-04-01T13:59:00Z">
        <w:r w:rsidR="003077CA">
          <w:rPr>
            <w:lang w:val="en-GB"/>
          </w:rPr>
          <w:t xml:space="preserve">promising </w:t>
        </w:r>
      </w:ins>
      <w:r>
        <w:rPr>
          <w:lang w:val="en-GB"/>
        </w:rPr>
        <w:t xml:space="preserve">solution to optimize the </w:t>
      </w:r>
      <w:commentRangeStart w:id="10"/>
      <w:r>
        <w:rPr>
          <w:lang w:val="en-GB"/>
        </w:rPr>
        <w:t>l</w:t>
      </w:r>
      <w:del w:id="11" w:author="Rémi VEZY" w:date="2026-04-01T15:59:00Z" w16du:dateUtc="2026-04-01T13:59:00Z">
        <w:r w:rsidDel="005C4146">
          <w:rPr>
            <w:lang w:val="en-GB"/>
          </w:rPr>
          <w:delText xml:space="preserve">and </w:delText>
        </w:r>
      </w:del>
      <w:ins w:id="12" w:author="Rémi VEZY" w:date="2026-04-01T15:59:00Z" w16du:dateUtc="2026-04-01T13:59:00Z">
        <w:r w:rsidR="005C4146">
          <w:rPr>
            <w:lang w:val="en-GB"/>
          </w:rPr>
          <w:t>and</w:t>
        </w:r>
        <w:r w:rsidR="005C4146">
          <w:rPr>
            <w:lang w:val="en-GB"/>
          </w:rPr>
          <w:t>-</w:t>
        </w:r>
      </w:ins>
      <w:r>
        <w:rPr>
          <w:lang w:val="en-GB"/>
        </w:rPr>
        <w:t>use efficiency</w:t>
      </w:r>
      <w:r w:rsidR="00373D38">
        <w:rPr>
          <w:lang w:val="en-GB"/>
        </w:rPr>
        <w:t xml:space="preserve"> </w:t>
      </w:r>
      <w:commentRangeEnd w:id="10"/>
      <w:del w:id="13" w:author="Rémi VEZY" w:date="2026-04-01T16:02:00Z" w16du:dateUtc="2026-04-01T14:02:00Z">
        <w:r w:rsidR="00881E26" w:rsidDel="005917BF">
          <w:rPr>
            <w:rStyle w:val="Marquedecommentaire"/>
            <w:sz w:val="22"/>
            <w:szCs w:val="22"/>
            <w:lang w:val="en-GB"/>
          </w:rPr>
          <w:commentReference w:id="10"/>
        </w:r>
      </w:del>
      <w:commentRangeStart w:id="14"/>
      <w:ins w:id="15" w:author="Rémi VEZY" w:date="2026-04-01T15:59:00Z" w16du:dateUtc="2026-04-01T13:59:00Z">
        <w:r w:rsidR="0011688A">
          <w:rPr>
            <w:lang w:val="en-GB"/>
          </w:rPr>
          <w:t xml:space="preserve">by combining crop </w:t>
        </w:r>
      </w:ins>
      <w:ins w:id="16" w:author="Rémi VEZY" w:date="2026-04-01T16:00:00Z" w16du:dateUtc="2026-04-01T14:00:00Z">
        <w:r w:rsidR="00327DFD">
          <w:rPr>
            <w:lang w:val="en-GB"/>
          </w:rPr>
          <w:t>production</w:t>
        </w:r>
      </w:ins>
      <w:ins w:id="17" w:author="Rémi VEZY" w:date="2026-04-01T15:59:00Z" w16du:dateUtc="2026-04-01T13:59:00Z">
        <w:r w:rsidR="0011688A">
          <w:rPr>
            <w:lang w:val="en-GB"/>
          </w:rPr>
          <w:t xml:space="preserve"> and photovoltaic energy generation on the same land-area</w:t>
        </w:r>
      </w:ins>
      <w:commentRangeEnd w:id="14"/>
      <w:r w:rsidR="008C5791">
        <w:rPr>
          <w:rStyle w:val="Marquedecommentaire"/>
          <w:sz w:val="22"/>
          <w:szCs w:val="22"/>
          <w:lang w:val="en-GB"/>
        </w:rPr>
        <w:commentReference w:id="14"/>
      </w:r>
      <w:ins w:id="18" w:author="Rémi VEZY" w:date="2026-04-01T15:59:00Z" w16du:dateUtc="2026-04-01T13:59:00Z">
        <w:r w:rsidR="0011688A">
          <w:rPr>
            <w:lang w:val="en-GB"/>
          </w:rPr>
          <w:t xml:space="preserve"> </w:t>
        </w:r>
      </w:ins>
      <w:r w:rsidR="00373D38">
        <w:rPr>
          <w:lang w:val="en-GB"/>
        </w:rPr>
        <w:t>(Dupraz et al., 2011)</w:t>
      </w:r>
      <w:r>
        <w:rPr>
          <w:lang w:val="en-GB"/>
        </w:rPr>
        <w:t xml:space="preserve">. However, </w:t>
      </w:r>
      <w:del w:id="19" w:author="Rémi VEZY" w:date="2026-04-01T16:00:00Z" w16du:dateUtc="2026-04-01T14:00:00Z">
        <w:r w:rsidDel="00A0378C">
          <w:rPr>
            <w:lang w:val="en-GB"/>
          </w:rPr>
          <w:delText>even if</w:delText>
        </w:r>
      </w:del>
      <w:ins w:id="20" w:author="Rémi VEZY" w:date="2026-04-01T16:00:00Z" w16du:dateUtc="2026-04-01T14:00:00Z">
        <w:r w:rsidR="00A0378C">
          <w:rPr>
            <w:lang w:val="en-GB"/>
          </w:rPr>
          <w:t>although</w:t>
        </w:r>
      </w:ins>
      <w:r>
        <w:rPr>
          <w:lang w:val="en-GB"/>
        </w:rPr>
        <w:t xml:space="preserve"> agrivoltai</w:t>
      </w:r>
      <w:ins w:id="21" w:author="Rémi VEZY" w:date="2026-04-01T16:00:00Z" w16du:dateUtc="2026-04-01T14:00:00Z">
        <w:r w:rsidR="00FA18D9">
          <w:rPr>
            <w:lang w:val="en-GB"/>
          </w:rPr>
          <w:t>c</w:t>
        </w:r>
      </w:ins>
      <w:del w:id="22" w:author="Rémi VEZY" w:date="2026-04-01T16:00:00Z" w16du:dateUtc="2026-04-01T14:00:00Z">
        <w:r w:rsidDel="00FA18D9">
          <w:rPr>
            <w:lang w:val="en-GB"/>
          </w:rPr>
          <w:delText>sm</w:delText>
        </w:r>
      </w:del>
      <w:r>
        <w:rPr>
          <w:lang w:val="en-GB"/>
        </w:rPr>
        <w:t xml:space="preserve"> </w:t>
      </w:r>
      <w:ins w:id="23" w:author="Rémi VEZY" w:date="2026-04-01T16:00:00Z" w16du:dateUtc="2026-04-01T14:00:00Z">
        <w:r w:rsidR="00FA18D9">
          <w:rPr>
            <w:lang w:val="en-GB"/>
          </w:rPr>
          <w:t xml:space="preserve">systems </w:t>
        </w:r>
      </w:ins>
      <w:r>
        <w:rPr>
          <w:lang w:val="en-GB"/>
        </w:rPr>
        <w:t xml:space="preserve">can </w:t>
      </w:r>
      <w:del w:id="24" w:author="Rémi VEZY" w:date="2026-04-01T16:01:00Z" w16du:dateUtc="2026-04-01T14:01:00Z">
        <w:r w:rsidDel="000C2E9C">
          <w:rPr>
            <w:lang w:val="en-GB"/>
          </w:rPr>
          <w:delText xml:space="preserve">enhance </w:delText>
        </w:r>
      </w:del>
      <w:ins w:id="25" w:author="Rémi VEZY" w:date="2026-04-01T16:01:00Z" w16du:dateUtc="2026-04-01T14:01:00Z">
        <w:r w:rsidR="000C2E9C">
          <w:rPr>
            <w:lang w:val="en-GB"/>
          </w:rPr>
          <w:t>improve</w:t>
        </w:r>
        <w:r w:rsidR="000C2E9C">
          <w:rPr>
            <w:lang w:val="en-GB"/>
          </w:rPr>
          <w:t xml:space="preserve"> </w:t>
        </w:r>
      </w:ins>
      <w:del w:id="26" w:author="Rémi VEZY" w:date="2026-04-01T16:01:00Z" w16du:dateUtc="2026-04-01T14:01:00Z">
        <w:r w:rsidDel="000C2E9C">
          <w:rPr>
            <w:lang w:val="en-GB"/>
          </w:rPr>
          <w:delText xml:space="preserve">the </w:delText>
        </w:r>
      </w:del>
      <w:r>
        <w:rPr>
          <w:lang w:val="en-GB"/>
        </w:rPr>
        <w:t>land</w:t>
      </w:r>
      <w:del w:id="27" w:author="Rémi VEZY" w:date="2026-04-01T16:02:00Z" w16du:dateUtc="2026-04-01T14:02:00Z">
        <w:r w:rsidDel="00AA16AE">
          <w:rPr>
            <w:lang w:val="en-GB"/>
          </w:rPr>
          <w:delText xml:space="preserve"> </w:delText>
        </w:r>
      </w:del>
      <w:ins w:id="28" w:author="Rémi VEZY" w:date="2026-04-01T16:02:00Z" w16du:dateUtc="2026-04-01T14:02:00Z">
        <w:r w:rsidR="00AA16AE">
          <w:rPr>
            <w:lang w:val="en-GB"/>
          </w:rPr>
          <w:t>-</w:t>
        </w:r>
      </w:ins>
      <w:r>
        <w:rPr>
          <w:lang w:val="en-GB"/>
        </w:rPr>
        <w:t>use efficiency</w:t>
      </w:r>
      <w:ins w:id="29" w:author="Rémi VEZY" w:date="2026-04-01T16:02:00Z" w16du:dateUtc="2026-04-01T14:02:00Z">
        <w:r w:rsidR="005917BF">
          <w:rPr>
            <w:lang w:val="en-GB"/>
          </w:rPr>
          <w:t>, often quantified through the land equivalent ration (LER),</w:t>
        </w:r>
      </w:ins>
      <w:del w:id="30" w:author="Rémi VEZY" w:date="2026-04-01T16:01:00Z" w16du:dateUtc="2026-04-01T14:01:00Z">
        <w:r w:rsidDel="000C2E9C">
          <w:rPr>
            <w:lang w:val="en-GB"/>
          </w:rPr>
          <w:delText xml:space="preserve"> – also known as the land equivalent ratio (LER) –</w:delText>
        </w:r>
      </w:del>
      <w:r>
        <w:rPr>
          <w:lang w:val="en-GB"/>
        </w:rPr>
        <w:t xml:space="preserve"> </w:t>
      </w:r>
      <w:commentRangeStart w:id="31"/>
      <w:del w:id="32" w:author="Rémi VEZY" w:date="2026-04-01T16:03:00Z" w16du:dateUtc="2026-04-01T14:03:00Z">
        <w:r w:rsidDel="001A2F0F">
          <w:rPr>
            <w:lang w:val="en-GB"/>
          </w:rPr>
          <w:delText>a</w:delText>
        </w:r>
        <w:commentRangeEnd w:id="31"/>
        <w:r w:rsidR="001A2F0F" w:rsidDel="001A2F0F">
          <w:rPr>
            <w:rStyle w:val="Marquedecommentaire"/>
            <w:sz w:val="22"/>
            <w:szCs w:val="22"/>
            <w:lang w:val="en-GB"/>
          </w:rPr>
          <w:commentReference w:id="31"/>
        </w:r>
        <w:r w:rsidDel="001A2F0F">
          <w:rPr>
            <w:lang w:val="en-GB"/>
          </w:rPr>
          <w:delText xml:space="preserve"> </w:delText>
        </w:r>
      </w:del>
      <w:del w:id="33" w:author="Rémi VEZY" w:date="2026-04-01T15:15:00Z" w16du:dateUtc="2026-04-01T13:15:00Z">
        <w:r w:rsidDel="00881E26">
          <w:rPr>
            <w:lang w:val="en-GB"/>
          </w:rPr>
          <w:delText xml:space="preserve">dense </w:delText>
        </w:r>
      </w:del>
      <w:r>
        <w:rPr>
          <w:lang w:val="en-GB"/>
        </w:rPr>
        <w:t>photovoltaic installation</w:t>
      </w:r>
      <w:ins w:id="34" w:author="Rémi VEZY" w:date="2026-04-01T16:03:00Z" w16du:dateUtc="2026-04-01T14:03:00Z">
        <w:r w:rsidR="001A2F0F">
          <w:rPr>
            <w:lang w:val="en-GB"/>
          </w:rPr>
          <w:t>s</w:t>
        </w:r>
      </w:ins>
      <w:r>
        <w:rPr>
          <w:lang w:val="en-GB"/>
        </w:rPr>
        <w:t xml:space="preserve"> </w:t>
      </w:r>
      <w:ins w:id="35" w:author="Rémi VEZY" w:date="2026-04-01T16:03:00Z" w16du:dateUtc="2026-04-01T14:03:00Z">
        <w:r w:rsidR="001A2F0F">
          <w:rPr>
            <w:lang w:val="en-GB"/>
          </w:rPr>
          <w:t xml:space="preserve">above crops </w:t>
        </w:r>
      </w:ins>
      <w:ins w:id="36" w:author="Rémi VEZY" w:date="2026-04-01T16:04:00Z" w16du:dateUtc="2026-04-01T14:04:00Z">
        <w:r w:rsidR="008F59FB">
          <w:rPr>
            <w:lang w:val="en-GB"/>
          </w:rPr>
          <w:t xml:space="preserve">may </w:t>
        </w:r>
        <w:commentRangeStart w:id="37"/>
        <w:r w:rsidR="008F59FB">
          <w:rPr>
            <w:lang w:val="en-GB"/>
          </w:rPr>
          <w:t xml:space="preserve">also reduce </w:t>
        </w:r>
      </w:ins>
      <w:del w:id="38" w:author="Rémi VEZY" w:date="2026-04-01T16:04:00Z" w16du:dateUtc="2026-04-01T14:04:00Z">
        <w:r w:rsidDel="008F59FB">
          <w:rPr>
            <w:lang w:val="en-GB"/>
          </w:rPr>
          <w:delText xml:space="preserve">over a </w:delText>
        </w:r>
      </w:del>
      <w:r>
        <w:rPr>
          <w:lang w:val="en-GB"/>
        </w:rPr>
        <w:t xml:space="preserve">crop </w:t>
      </w:r>
      <w:del w:id="39" w:author="Rémi VEZY" w:date="2026-04-01T16:05:00Z" w16du:dateUtc="2026-04-01T14:05:00Z">
        <w:r w:rsidDel="008F59FB">
          <w:rPr>
            <w:lang w:val="en-GB"/>
          </w:rPr>
          <w:delText xml:space="preserve">can </w:delText>
        </w:r>
      </w:del>
      <w:del w:id="40" w:author="Rémi VEZY" w:date="2026-04-01T15:55:00Z" w16du:dateUtc="2026-04-01T13:55:00Z">
        <w:r w:rsidDel="00AB4473">
          <w:rPr>
            <w:lang w:val="en-GB"/>
          </w:rPr>
          <w:delText xml:space="preserve">strongly </w:delText>
        </w:r>
      </w:del>
      <w:del w:id="41" w:author="Rémi VEZY" w:date="2026-04-01T16:05:00Z" w16du:dateUtc="2026-04-01T14:05:00Z">
        <w:r w:rsidDel="008F59FB">
          <w:rPr>
            <w:lang w:val="en-GB"/>
          </w:rPr>
          <w:delText xml:space="preserve">affect the crop </w:delText>
        </w:r>
      </w:del>
      <w:r>
        <w:rPr>
          <w:lang w:val="en-GB"/>
        </w:rPr>
        <w:t>yield</w:t>
      </w:r>
      <w:del w:id="42" w:author="Rémi VEZY" w:date="2026-04-01T15:55:00Z" w16du:dateUtc="2026-04-01T13:55:00Z">
        <w:r w:rsidDel="00AB4473">
          <w:rPr>
            <w:lang w:val="en-GB"/>
          </w:rPr>
          <w:delText xml:space="preserve"> negatively</w:delText>
        </w:r>
      </w:del>
      <w:r>
        <w:rPr>
          <w:lang w:val="en-GB"/>
        </w:rPr>
        <w:t>.</w:t>
      </w:r>
      <w:commentRangeEnd w:id="37"/>
      <w:r w:rsidR="003B08F8">
        <w:rPr>
          <w:rStyle w:val="Marquedecommentaire"/>
          <w:sz w:val="22"/>
          <w:szCs w:val="22"/>
          <w:lang w:val="en-GB"/>
        </w:rPr>
        <w:commentReference w:id="37"/>
      </w:r>
      <w:del w:id="43" w:author="Rémi VEZY" w:date="2026-04-01T16:12:00Z" w16du:dateUtc="2026-04-01T14:12:00Z">
        <w:r w:rsidDel="003B08F8">
          <w:rPr>
            <w:lang w:val="en-GB"/>
          </w:rPr>
          <w:delText xml:space="preserve"> </w:delText>
        </w:r>
      </w:del>
    </w:p>
    <w:p w14:paraId="707720BA" w14:textId="2728538D" w:rsidR="00970432" w:rsidDel="00D2180F" w:rsidRDefault="005C53D1">
      <w:pPr>
        <w:jc w:val="both"/>
        <w:rPr>
          <w:del w:id="44" w:author="Rémi VEZY" w:date="2026-04-01T16:27:00Z" w16du:dateUtc="2026-04-01T14:27:00Z"/>
          <w:lang w:val="en-GB"/>
        </w:rPr>
      </w:pPr>
      <w:ins w:id="45" w:author="Rémi VEZY" w:date="2026-04-01T16:05:00Z" w16du:dateUtc="2026-04-01T14:05:00Z">
        <w:r>
          <w:rPr>
            <w:lang w:val="en-GB"/>
          </w:rPr>
          <w:t xml:space="preserve">To limit this risk, </w:t>
        </w:r>
      </w:ins>
      <w:del w:id="46" w:author="Rémi VEZY" w:date="2026-04-01T16:13:00Z" w16du:dateUtc="2026-04-01T14:13:00Z">
        <w:r w:rsidR="000A6C2D" w:rsidDel="003B08F8">
          <w:rPr>
            <w:lang w:val="en-GB"/>
          </w:rPr>
          <w:delText xml:space="preserve">In order to prevent the latter case, </w:delText>
        </w:r>
      </w:del>
      <w:r w:rsidR="000A6C2D">
        <w:rPr>
          <w:lang w:val="en-GB"/>
        </w:rPr>
        <w:t xml:space="preserve">some </w:t>
      </w:r>
      <w:del w:id="47" w:author="Rémi VEZY" w:date="2026-04-01T16:13:00Z" w16du:dateUtc="2026-04-01T14:13:00Z">
        <w:r w:rsidR="000A6C2D" w:rsidDel="003B08F8">
          <w:rPr>
            <w:lang w:val="en-GB"/>
          </w:rPr>
          <w:delText xml:space="preserve">policies </w:delText>
        </w:r>
      </w:del>
      <w:ins w:id="48" w:author="Rémi VEZY" w:date="2026-04-01T16:13:00Z" w16du:dateUtc="2026-04-01T14:13:00Z">
        <w:r w:rsidR="003B08F8">
          <w:rPr>
            <w:lang w:val="en-GB"/>
          </w:rPr>
          <w:t xml:space="preserve">regulations define </w:t>
        </w:r>
      </w:ins>
      <w:del w:id="49" w:author="Rémi VEZY" w:date="2026-04-01T16:13:00Z" w16du:dateUtc="2026-04-01T14:13:00Z">
        <w:r w:rsidR="000A6C2D" w:rsidDel="003B08F8">
          <w:rPr>
            <w:lang w:val="en-GB"/>
          </w:rPr>
          <w:delText xml:space="preserve">established </w:delText>
        </w:r>
      </w:del>
      <w:r w:rsidR="000A6C2D">
        <w:rPr>
          <w:lang w:val="en-GB"/>
        </w:rPr>
        <w:t xml:space="preserve">a maximum ground coverage ratio (GCR) </w:t>
      </w:r>
      <w:del w:id="50" w:author="Rémi VEZY" w:date="2026-04-01T16:13:00Z" w16du:dateUtc="2026-04-01T14:13:00Z">
        <w:r w:rsidR="000A6C2D" w:rsidDel="00AA7E08">
          <w:rPr>
            <w:lang w:val="en-GB"/>
          </w:rPr>
          <w:delText xml:space="preserve">allowed </w:delText>
        </w:r>
      </w:del>
      <w:r w:rsidR="000A6C2D">
        <w:rPr>
          <w:lang w:val="en-GB"/>
        </w:rPr>
        <w:t>for agrivoltaic installations</w:t>
      </w:r>
      <w:ins w:id="51" w:author="Rémi VEZY" w:date="2026-04-01T16:23:00Z" w16du:dateUtc="2026-04-01T14:23:00Z">
        <w:r w:rsidR="00EA0EE2">
          <w:rPr>
            <w:lang w:val="en-GB"/>
          </w:rPr>
          <w:t>, which</w:t>
        </w:r>
      </w:ins>
      <w:del w:id="52" w:author="Rémi VEZY" w:date="2026-04-01T16:23:00Z" w16du:dateUtc="2026-04-01T14:23:00Z">
        <w:r w:rsidR="000A6C2D" w:rsidDel="00EA0EE2">
          <w:rPr>
            <w:lang w:val="en-GB"/>
          </w:rPr>
          <w:delText xml:space="preserve">. </w:delText>
        </w:r>
      </w:del>
      <w:del w:id="53" w:author="Rémi VEZY" w:date="2026-04-01T16:18:00Z" w16du:dateUtc="2026-04-01T14:18:00Z">
        <w:r w:rsidR="000A6C2D" w:rsidDel="00770321">
          <w:rPr>
            <w:lang w:val="en-GB"/>
          </w:rPr>
          <w:delText xml:space="preserve">The latter ratio, being </w:delText>
        </w:r>
      </w:del>
      <w:ins w:id="54" w:author="Rémi VEZY" w:date="2026-04-01T16:18:00Z" w16du:dateUtc="2026-04-01T14:18:00Z">
        <w:r w:rsidR="00770321">
          <w:rPr>
            <w:lang w:val="en-GB"/>
          </w:rPr>
          <w:t xml:space="preserve"> represents</w:t>
        </w:r>
      </w:ins>
      <w:del w:id="55" w:author="Rémi VEZY" w:date="2026-04-01T16:18:00Z" w16du:dateUtc="2026-04-01T14:18:00Z">
        <w:r w:rsidR="000A6C2D" w:rsidDel="00770321">
          <w:rPr>
            <w:lang w:val="en-GB"/>
          </w:rPr>
          <w:delText>calculated</w:delText>
        </w:r>
      </w:del>
      <w:r w:rsidR="000A6C2D">
        <w:rPr>
          <w:lang w:val="en-GB"/>
        </w:rPr>
        <w:t xml:space="preserve"> </w:t>
      </w:r>
      <w:del w:id="56" w:author="Rémi VEZY" w:date="2026-04-01T16:18:00Z" w16du:dateUtc="2026-04-01T14:18:00Z">
        <w:r w:rsidR="000A6C2D" w:rsidDel="00770321">
          <w:rPr>
            <w:lang w:val="en-GB"/>
          </w:rPr>
          <w:delText xml:space="preserve">as </w:delText>
        </w:r>
      </w:del>
      <w:ins w:id="57" w:author="Rémi VEZY" w:date="2026-04-01T16:18:00Z" w16du:dateUtc="2026-04-01T14:18:00Z">
        <w:r w:rsidR="00770321">
          <w:rPr>
            <w:lang w:val="en-GB"/>
          </w:rPr>
          <w:t xml:space="preserve">the </w:t>
        </w:r>
      </w:ins>
      <w:del w:id="58" w:author="Rémi VEZY" w:date="2026-04-01T16:18:00Z" w16du:dateUtc="2026-04-01T14:18:00Z">
        <w:r w:rsidR="000A6C2D" w:rsidDel="00770321">
          <w:rPr>
            <w:lang w:val="en-GB"/>
          </w:rPr>
          <w:delText xml:space="preserve">a </w:delText>
        </w:r>
      </w:del>
      <w:r w:rsidR="000A6C2D">
        <w:rPr>
          <w:lang w:val="en-GB"/>
        </w:rPr>
        <w:t>vertical</w:t>
      </w:r>
      <w:del w:id="59" w:author="Rémi VEZY" w:date="2026-04-01T16:18:00Z" w16du:dateUtc="2026-04-01T14:18:00Z">
        <w:r w:rsidR="000A6C2D" w:rsidDel="002847E1">
          <w:rPr>
            <w:lang w:val="en-GB"/>
          </w:rPr>
          <w:delText>ly</w:delText>
        </w:r>
      </w:del>
      <w:r w:rsidR="000A6C2D">
        <w:rPr>
          <w:lang w:val="en-GB"/>
        </w:rPr>
        <w:t xml:space="preserve"> project</w:t>
      </w:r>
      <w:ins w:id="60" w:author="Rémi VEZY" w:date="2026-04-01T16:18:00Z" w16du:dateUtc="2026-04-01T14:18:00Z">
        <w:r w:rsidR="002847E1">
          <w:rPr>
            <w:lang w:val="en-GB"/>
          </w:rPr>
          <w:t>ion</w:t>
        </w:r>
      </w:ins>
      <w:del w:id="61" w:author="Rémi VEZY" w:date="2026-04-01T16:18:00Z" w16du:dateUtc="2026-04-01T14:18:00Z">
        <w:r w:rsidR="000A6C2D" w:rsidDel="002847E1">
          <w:rPr>
            <w:lang w:val="en-GB"/>
          </w:rPr>
          <w:delText>ed surface</w:delText>
        </w:r>
      </w:del>
      <w:r w:rsidR="000A6C2D">
        <w:rPr>
          <w:lang w:val="en-GB"/>
        </w:rPr>
        <w:t xml:space="preserve"> of </w:t>
      </w:r>
      <w:del w:id="62" w:author="Rémi VEZY" w:date="2026-04-01T16:19:00Z" w16du:dateUtc="2026-04-01T14:19:00Z">
        <w:r w:rsidR="000A6C2D" w:rsidDel="00F705BB">
          <w:rPr>
            <w:lang w:val="en-GB"/>
          </w:rPr>
          <w:delText xml:space="preserve">the </w:delText>
        </w:r>
      </w:del>
      <w:r w:rsidR="000A6C2D">
        <w:rPr>
          <w:lang w:val="en-GB"/>
        </w:rPr>
        <w:t xml:space="preserve">photovoltaic panels </w:t>
      </w:r>
      <w:ins w:id="63" w:author="Rémi VEZY" w:date="2026-04-01T16:22:00Z" w16du:dateUtc="2026-04-01T14:22:00Z">
        <w:r w:rsidR="004366DF">
          <w:rPr>
            <w:lang w:val="en-GB"/>
          </w:rPr>
          <w:t>on</w:t>
        </w:r>
      </w:ins>
      <w:r w:rsidR="000A6C2D">
        <w:rPr>
          <w:lang w:val="en-GB"/>
        </w:rPr>
        <w:t>to the ground</w:t>
      </w:r>
      <w:ins w:id="64" w:author="Rémi VEZY" w:date="2026-04-01T16:22:00Z" w16du:dateUtc="2026-04-01T14:22:00Z">
        <w:r w:rsidR="00292C2E">
          <w:rPr>
            <w:lang w:val="en-GB"/>
          </w:rPr>
          <w:t xml:space="preserve">. </w:t>
        </w:r>
      </w:ins>
      <w:ins w:id="65" w:author="Rémi VEZY" w:date="2026-04-01T16:23:00Z" w16du:dateUtc="2026-04-01T14:23:00Z">
        <w:r w:rsidR="00815B21">
          <w:rPr>
            <w:lang w:val="en-GB"/>
          </w:rPr>
          <w:t xml:space="preserve">Yet, it may not be </w:t>
        </w:r>
      </w:ins>
      <w:del w:id="66" w:author="Rémi VEZY" w:date="2026-04-01T16:22:00Z" w16du:dateUtc="2026-04-01T14:22:00Z">
        <w:r w:rsidR="000A6C2D" w:rsidDel="00292C2E">
          <w:rPr>
            <w:lang w:val="en-GB"/>
          </w:rPr>
          <w:delText xml:space="preserve">, </w:delText>
        </w:r>
      </w:del>
      <w:del w:id="67" w:author="Rémi VEZY" w:date="2026-04-01T16:23:00Z" w16du:dateUtc="2026-04-01T14:23:00Z">
        <w:r w:rsidR="008873BE" w:rsidDel="00815B21">
          <w:rPr>
            <w:lang w:val="en-GB"/>
          </w:rPr>
          <w:delText xml:space="preserve">is suspected </w:delText>
        </w:r>
        <w:r w:rsidR="00686638" w:rsidDel="00815B21">
          <w:rPr>
            <w:lang w:val="en-GB"/>
          </w:rPr>
          <w:delText>to</w:delText>
        </w:r>
        <w:r w:rsidR="000A6C2D" w:rsidDel="00815B21">
          <w:rPr>
            <w:lang w:val="en-GB"/>
          </w:rPr>
          <w:delText xml:space="preserve"> not be </w:delText>
        </w:r>
      </w:del>
      <w:r w:rsidR="000A6C2D">
        <w:rPr>
          <w:lang w:val="en-GB"/>
        </w:rPr>
        <w:t xml:space="preserve">sufficient </w:t>
      </w:r>
      <w:ins w:id="68" w:author="Rémi VEZY" w:date="2026-04-01T16:23:00Z" w16du:dateUtc="2026-04-01T14:23:00Z">
        <w:r w:rsidR="00516C9A">
          <w:rPr>
            <w:lang w:val="en-GB"/>
          </w:rPr>
          <w:t xml:space="preserve">to </w:t>
        </w:r>
      </w:ins>
      <w:del w:id="69" w:author="Rémi VEZY" w:date="2026-04-01T16:23:00Z" w16du:dateUtc="2026-04-01T14:23:00Z">
        <w:r w:rsidR="00C254FC" w:rsidDel="00516C9A">
          <w:rPr>
            <w:lang w:val="en-GB"/>
          </w:rPr>
          <w:delText xml:space="preserve">as a reference indicator for </w:delText>
        </w:r>
      </w:del>
      <w:r w:rsidR="00C254FC">
        <w:rPr>
          <w:lang w:val="en-GB"/>
        </w:rPr>
        <w:t>predict</w:t>
      </w:r>
      <w:del w:id="70" w:author="Rémi VEZY" w:date="2026-04-01T16:23:00Z" w16du:dateUtc="2026-04-01T14:23:00Z">
        <w:r w:rsidR="00C254FC" w:rsidDel="00516C9A">
          <w:rPr>
            <w:lang w:val="en-GB"/>
          </w:rPr>
          <w:delText>ing</w:delText>
        </w:r>
      </w:del>
      <w:r w:rsidR="00C254FC">
        <w:rPr>
          <w:lang w:val="en-GB"/>
        </w:rPr>
        <w:t xml:space="preserve"> </w:t>
      </w:r>
      <w:del w:id="71" w:author="Rémi VEZY" w:date="2026-04-01T16:23:00Z" w16du:dateUtc="2026-04-01T14:23:00Z">
        <w:r w:rsidR="00010D0D" w:rsidDel="00516C9A">
          <w:rPr>
            <w:lang w:val="en-GB"/>
          </w:rPr>
          <w:delText xml:space="preserve">the </w:delText>
        </w:r>
      </w:del>
      <w:r w:rsidR="00C254FC">
        <w:rPr>
          <w:lang w:val="en-GB"/>
        </w:rPr>
        <w:t xml:space="preserve">crop </w:t>
      </w:r>
      <w:del w:id="72" w:author="Rémi VEZY" w:date="2026-04-01T16:23:00Z" w16du:dateUtc="2026-04-01T14:23:00Z">
        <w:r w:rsidR="00C254FC" w:rsidDel="00516C9A">
          <w:rPr>
            <w:lang w:val="en-GB"/>
          </w:rPr>
          <w:delText>yield efficiency</w:delText>
        </w:r>
      </w:del>
      <w:ins w:id="73" w:author="Rémi VEZY" w:date="2026-04-01T16:23:00Z" w16du:dateUtc="2026-04-01T14:23:00Z">
        <w:r w:rsidR="00516C9A">
          <w:rPr>
            <w:lang w:val="en-GB"/>
          </w:rPr>
          <w:t>performance</w:t>
        </w:r>
      </w:ins>
      <w:r w:rsidR="00C254FC">
        <w:rPr>
          <w:lang w:val="en-GB"/>
        </w:rPr>
        <w:t xml:space="preserve">, </w:t>
      </w:r>
      <w:ins w:id="74" w:author="Rémi VEZY" w:date="2026-04-01T16:24:00Z" w16du:dateUtc="2026-04-01T14:24:00Z">
        <w:r w:rsidR="007E1228">
          <w:rPr>
            <w:lang w:val="en-GB"/>
          </w:rPr>
          <w:t xml:space="preserve">because installations with the same GCR can generate different shading patterns depending on panel layout and tilt angle. </w:t>
        </w:r>
        <w:r w:rsidR="00F61BA6">
          <w:rPr>
            <w:lang w:val="en-GB"/>
          </w:rPr>
          <w:t xml:space="preserve">As a </w:t>
        </w:r>
      </w:ins>
      <w:ins w:id="75" w:author="Rémi VEZY" w:date="2026-04-01T16:25:00Z" w16du:dateUtc="2026-04-01T14:25:00Z">
        <w:r w:rsidR="00F61BA6">
          <w:rPr>
            <w:lang w:val="en-GB"/>
          </w:rPr>
          <w:t xml:space="preserve">result, </w:t>
        </w:r>
      </w:ins>
      <w:del w:id="76" w:author="Rémi VEZY" w:date="2026-04-01T16:25:00Z" w16du:dateUtc="2026-04-01T14:25:00Z">
        <w:r w:rsidR="000A6C2D" w:rsidDel="00F61BA6">
          <w:rPr>
            <w:lang w:val="en-GB"/>
          </w:rPr>
          <w:delText xml:space="preserve">if we consider </w:delText>
        </w:r>
      </w:del>
      <w:r w:rsidR="000A6C2D">
        <w:rPr>
          <w:lang w:val="en-GB"/>
        </w:rPr>
        <w:t xml:space="preserve">other </w:t>
      </w:r>
      <w:del w:id="77" w:author="Rémi VEZY" w:date="2026-04-01T16:25:00Z" w16du:dateUtc="2026-04-01T14:25:00Z">
        <w:r w:rsidR="00D411BC" w:rsidDel="00F61BA6">
          <w:rPr>
            <w:lang w:val="en-GB"/>
          </w:rPr>
          <w:delText xml:space="preserve">key </w:delText>
        </w:r>
        <w:r w:rsidR="000A6C2D" w:rsidDel="00F61BA6">
          <w:rPr>
            <w:lang w:val="en-GB"/>
          </w:rPr>
          <w:delText xml:space="preserve">performance </w:delText>
        </w:r>
      </w:del>
      <w:r w:rsidR="000A6C2D">
        <w:rPr>
          <w:lang w:val="en-GB"/>
        </w:rPr>
        <w:t xml:space="preserve">indicators </w:t>
      </w:r>
      <w:del w:id="78" w:author="Rémi VEZY" w:date="2026-04-01T16:25:00Z" w16du:dateUtc="2026-04-01T14:25:00Z">
        <w:r w:rsidR="000A6C2D" w:rsidDel="00DB19BE">
          <w:rPr>
            <w:lang w:val="en-GB"/>
          </w:rPr>
          <w:delText xml:space="preserve">of agrivoltaic (AgriPV) systems </w:delText>
        </w:r>
      </w:del>
      <w:r w:rsidR="000A6C2D">
        <w:rPr>
          <w:lang w:val="en-GB"/>
        </w:rPr>
        <w:t>such as the shading factor (SF) or the light homogeneity index (LHI)</w:t>
      </w:r>
      <w:ins w:id="79" w:author="Rémi VEZY" w:date="2026-04-01T16:26:00Z" w16du:dateUtc="2026-04-01T14:26:00Z">
        <w:r w:rsidR="00C455F5">
          <w:rPr>
            <w:lang w:val="en-GB"/>
          </w:rPr>
          <w:t xml:space="preserve"> are s</w:t>
        </w:r>
      </w:ins>
      <w:ins w:id="80" w:author="Rémi VEZY" w:date="2026-04-01T16:27:00Z" w16du:dateUtc="2026-04-01T14:27:00Z">
        <w:r w:rsidR="00C455F5">
          <w:rPr>
            <w:lang w:val="en-GB"/>
          </w:rPr>
          <w:t xml:space="preserve">ometimes proposed as alternative to </w:t>
        </w:r>
      </w:ins>
      <w:del w:id="81" w:author="Rémi VEZY" w:date="2026-04-01T16:26:00Z" w16du:dateUtc="2026-04-01T14:26:00Z">
        <w:r w:rsidR="000A6C2D" w:rsidDel="00C455F5">
          <w:rPr>
            <w:lang w:val="en-GB"/>
          </w:rPr>
          <w:delText xml:space="preserve">, </w:delText>
        </w:r>
      </w:del>
      <w:ins w:id="82" w:author="Rémi VEZY" w:date="2026-04-01T16:25:00Z" w16du:dateUtc="2026-04-01T14:25:00Z">
        <w:r w:rsidR="00E63070">
          <w:rPr>
            <w:lang w:val="en-GB"/>
          </w:rPr>
          <w:t xml:space="preserve">better capture </w:t>
        </w:r>
      </w:ins>
      <w:ins w:id="83" w:author="Rémi VEZY" w:date="2026-04-01T16:26:00Z" w16du:dateUtc="2026-04-01T14:26:00Z">
        <w:r w:rsidR="00E63070">
          <w:rPr>
            <w:lang w:val="en-GB"/>
          </w:rPr>
          <w:t>the radiative environment experienced by the crop.</w:t>
        </w:r>
      </w:ins>
      <w:del w:id="84" w:author="Rémi VEZY" w:date="2026-04-01T16:26:00Z" w16du:dateUtc="2026-04-01T14:26:00Z">
        <w:r w:rsidR="000A6C2D" w:rsidDel="00E63070">
          <w:rPr>
            <w:lang w:val="en-GB"/>
          </w:rPr>
          <w:delText xml:space="preserve">since a </w:delText>
        </w:r>
        <w:r w:rsidR="00686638" w:rsidDel="00E63070">
          <w:rPr>
            <w:lang w:val="en-GB"/>
          </w:rPr>
          <w:delText>same</w:delText>
        </w:r>
        <w:r w:rsidR="000A6C2D" w:rsidDel="00E63070">
          <w:rPr>
            <w:lang w:val="en-GB"/>
          </w:rPr>
          <w:delText xml:space="preserve"> GCR can show different SF and LHI depending on the photovoltaic installation layout</w:delText>
        </w:r>
        <w:r w:rsidR="00010D0D" w:rsidDel="00E63070">
          <w:rPr>
            <w:lang w:val="en-GB"/>
          </w:rPr>
          <w:delText xml:space="preserve"> and </w:delText>
        </w:r>
        <w:r w:rsidR="00101B4F" w:rsidDel="00E63070">
          <w:rPr>
            <w:lang w:val="en-GB"/>
          </w:rPr>
          <w:delText xml:space="preserve">the photovoltaic </w:delText>
        </w:r>
        <w:r w:rsidR="00010D0D" w:rsidDel="00E63070">
          <w:rPr>
            <w:lang w:val="en-GB"/>
          </w:rPr>
          <w:delText>panels inclination</w:delText>
        </w:r>
        <w:r w:rsidR="000A6C2D" w:rsidDel="00E63070">
          <w:rPr>
            <w:lang w:val="en-GB"/>
          </w:rPr>
          <w:delText>.</w:delText>
        </w:r>
      </w:del>
    </w:p>
    <w:p w14:paraId="18484FCE" w14:textId="2A1449FB" w:rsidR="00D2180F" w:rsidRDefault="00D2180F">
      <w:pPr>
        <w:jc w:val="both"/>
        <w:rPr>
          <w:ins w:id="85" w:author="Rémi VEZY" w:date="2026-04-01T16:33:00Z" w16du:dateUtc="2026-04-01T14:33:00Z"/>
          <w:lang w:val="en-GB"/>
        </w:rPr>
      </w:pPr>
      <w:ins w:id="86" w:author="Rémi VEZY" w:date="2026-04-01T16:27:00Z" w16du:dateUtc="2026-04-01T14:27:00Z">
        <w:r>
          <w:rPr>
            <w:lang w:val="en-GB"/>
          </w:rPr>
          <w:t xml:space="preserve"> </w:t>
        </w:r>
      </w:ins>
      <w:r w:rsidR="00D411BC">
        <w:rPr>
          <w:lang w:val="en-GB"/>
        </w:rPr>
        <w:t xml:space="preserve">However, SF and LHI </w:t>
      </w:r>
      <w:ins w:id="87" w:author="Rémi VEZY" w:date="2026-04-01T16:27:00Z" w16du:dateUtc="2026-04-01T14:27:00Z">
        <w:r>
          <w:rPr>
            <w:lang w:val="en-GB"/>
          </w:rPr>
          <w:t>remain indirect indicators solely based on radiation</w:t>
        </w:r>
        <w:r w:rsidR="00F11EF1">
          <w:rPr>
            <w:lang w:val="en-GB"/>
          </w:rPr>
          <w:t>, and d</w:t>
        </w:r>
      </w:ins>
      <w:ins w:id="88" w:author="Rémi VEZY" w:date="2026-04-01T16:28:00Z" w16du:dateUtc="2026-04-01T14:28:00Z">
        <w:r w:rsidR="00F11EF1">
          <w:rPr>
            <w:lang w:val="en-GB"/>
          </w:rPr>
          <w:t xml:space="preserve">o not account for </w:t>
        </w:r>
        <w:r w:rsidR="00327828">
          <w:rPr>
            <w:lang w:val="en-GB"/>
          </w:rPr>
          <w:t xml:space="preserve">downstream processes that are highly non-linear and </w:t>
        </w:r>
      </w:ins>
      <w:ins w:id="89" w:author="Rémi VEZY" w:date="2026-04-01T16:29:00Z" w16du:dateUtc="2026-04-01T14:29:00Z">
        <w:r w:rsidR="00327828">
          <w:rPr>
            <w:lang w:val="en-GB"/>
          </w:rPr>
          <w:t xml:space="preserve">impacting </w:t>
        </w:r>
      </w:ins>
      <w:ins w:id="90" w:author="Rémi VEZY" w:date="2026-04-01T16:28:00Z" w16du:dateUtc="2026-04-01T14:28:00Z">
        <w:r w:rsidR="00F11EF1">
          <w:rPr>
            <w:lang w:val="en-GB"/>
          </w:rPr>
          <w:t xml:space="preserve">crop physiological responses </w:t>
        </w:r>
      </w:ins>
      <w:ins w:id="91" w:author="Rémi VEZY" w:date="2026-04-01T16:29:00Z" w16du:dateUtc="2026-04-01T14:29:00Z">
        <w:r w:rsidR="00A82D5B">
          <w:rPr>
            <w:lang w:val="en-GB"/>
          </w:rPr>
          <w:t xml:space="preserve">and </w:t>
        </w:r>
      </w:ins>
      <w:ins w:id="92" w:author="Rémi VEZY" w:date="2026-04-01T16:28:00Z" w16du:dateUtc="2026-04-01T14:28:00Z">
        <w:r w:rsidR="00F11EF1">
          <w:rPr>
            <w:lang w:val="en-GB"/>
          </w:rPr>
          <w:t>yield formation</w:t>
        </w:r>
      </w:ins>
      <w:ins w:id="93" w:author="Rémi VEZY" w:date="2026-04-01T16:32:00Z" w16du:dateUtc="2026-04-01T14:32:00Z">
        <w:r w:rsidR="00E00EFE">
          <w:rPr>
            <w:lang w:val="en-GB"/>
          </w:rPr>
          <w:t xml:space="preserve">, and possibly differently depending on the crop </w:t>
        </w:r>
      </w:ins>
      <w:ins w:id="94" w:author="Rémi VEZY" w:date="2026-04-01T16:30:00Z" w16du:dateUtc="2026-04-01T14:30:00Z">
        <w:r w:rsidR="005917CB" w:rsidRPr="005917CB">
          <w:rPr>
            <w:lang w:val="en-GB"/>
          </w:rPr>
          <w:t>plant developmental stage.</w:t>
        </w:r>
      </w:ins>
    </w:p>
    <w:p w14:paraId="4A072E89" w14:textId="54491AE9" w:rsidR="00C07366" w:rsidRDefault="00C07366">
      <w:pPr>
        <w:jc w:val="both"/>
        <w:rPr>
          <w:ins w:id="95" w:author="Rémi VEZY" w:date="2026-04-01T16:42:00Z" w16du:dateUtc="2026-04-01T14:42:00Z"/>
          <w:lang w:val="en-GB"/>
        </w:rPr>
      </w:pPr>
      <w:ins w:id="96" w:author="Rémi VEZY" w:date="2026-04-01T16:33:00Z" w16du:dateUtc="2026-04-01T14:33:00Z">
        <w:r w:rsidRPr="00C07366">
          <w:rPr>
            <w:lang w:val="en-GB"/>
          </w:rPr>
          <w:t xml:space="preserve">Therefore, </w:t>
        </w:r>
      </w:ins>
      <w:ins w:id="97" w:author="Rémi VEZY" w:date="2026-04-01T16:52:00Z" w16du:dateUtc="2026-04-01T14:52:00Z">
        <w:r w:rsidR="001B4908">
          <w:rPr>
            <w:lang w:val="en-GB"/>
          </w:rPr>
          <w:t>assessing</w:t>
        </w:r>
      </w:ins>
      <w:ins w:id="98" w:author="Rémi VEZY" w:date="2026-04-01T16:33:00Z" w16du:dateUtc="2026-04-01T14:33:00Z">
        <w:r w:rsidRPr="00C07366">
          <w:rPr>
            <w:lang w:val="en-GB"/>
          </w:rPr>
          <w:t xml:space="preserve"> whether differences in SF and LHI at a given GCR translate into differences in crop performance</w:t>
        </w:r>
      </w:ins>
      <w:ins w:id="99" w:author="Rémi VEZY" w:date="2026-04-01T16:53:00Z" w16du:dateUtc="2026-04-01T14:53:00Z">
        <w:r w:rsidR="00075B67">
          <w:rPr>
            <w:lang w:val="en-GB"/>
          </w:rPr>
          <w:t xml:space="preserve"> requires</w:t>
        </w:r>
      </w:ins>
      <w:ins w:id="100" w:author="Rémi VEZY" w:date="2026-04-01T16:33:00Z" w16du:dateUtc="2026-04-01T14:33:00Z">
        <w:r w:rsidRPr="00C07366">
          <w:rPr>
            <w:lang w:val="en-GB"/>
          </w:rPr>
          <w:t xml:space="preserve"> plant growth and functioning </w:t>
        </w:r>
      </w:ins>
      <w:ins w:id="101" w:author="Rémi VEZY" w:date="2026-04-01T16:53:00Z" w16du:dateUtc="2026-04-01T14:53:00Z">
        <w:r w:rsidR="00491147">
          <w:rPr>
            <w:lang w:val="en-GB"/>
          </w:rPr>
          <w:t xml:space="preserve">to </w:t>
        </w:r>
      </w:ins>
      <w:ins w:id="102" w:author="Rémi VEZY" w:date="2026-04-01T16:33:00Z" w16du:dateUtc="2026-04-01T14:33:00Z">
        <w:r w:rsidRPr="00C07366">
          <w:rPr>
            <w:lang w:val="en-GB"/>
          </w:rPr>
          <w:t xml:space="preserve">be simulated </w:t>
        </w:r>
      </w:ins>
      <w:ins w:id="103" w:author="Rémi VEZY" w:date="2026-04-01T16:53:00Z" w16du:dateUtc="2026-04-01T14:53:00Z">
        <w:r w:rsidR="00491147">
          <w:rPr>
            <w:lang w:val="en-GB"/>
          </w:rPr>
          <w:t>jointly</w:t>
        </w:r>
      </w:ins>
      <w:ins w:id="104" w:author="Rémi VEZY" w:date="2026-04-01T16:33:00Z" w16du:dateUtc="2026-04-01T14:33:00Z">
        <w:r w:rsidRPr="00C07366">
          <w:rPr>
            <w:lang w:val="en-GB"/>
          </w:rPr>
          <w:t xml:space="preserve"> with the radiative environment.</w:t>
        </w:r>
      </w:ins>
      <w:ins w:id="105" w:author="Rémi VEZY" w:date="2026-04-01T16:34:00Z" w16du:dateUtc="2026-04-01T14:34:00Z">
        <w:r w:rsidR="00DE5B95">
          <w:rPr>
            <w:lang w:val="en-GB"/>
          </w:rPr>
          <w:t xml:space="preserve"> </w:t>
        </w:r>
        <w:r w:rsidR="00DE5B95" w:rsidRPr="00DE5B95">
          <w:rPr>
            <w:lang w:val="en-GB"/>
          </w:rPr>
          <w:t xml:space="preserve">In addition, the evolving 3D structure of the crop canopy can itself </w:t>
        </w:r>
      </w:ins>
      <w:ins w:id="106" w:author="Rémi VEZY" w:date="2026-04-01T16:53:00Z" w16du:dateUtc="2026-04-01T14:53:00Z">
        <w:r w:rsidR="00F454D4">
          <w:rPr>
            <w:lang w:val="en-GB"/>
          </w:rPr>
          <w:t>alter</w:t>
        </w:r>
      </w:ins>
      <w:ins w:id="107" w:author="Rémi VEZY" w:date="2026-04-01T16:34:00Z" w16du:dateUtc="2026-04-01T14:34:00Z">
        <w:r w:rsidR="00DE5B95" w:rsidRPr="00DE5B95">
          <w:rPr>
            <w:lang w:val="en-GB"/>
          </w:rPr>
          <w:t xml:space="preserve"> light distribution within the stand over time, especially in tall crops such as cereals or maize, which further supports the need for dynamic simulations over the full crop cycle.</w:t>
        </w:r>
      </w:ins>
      <w:ins w:id="108" w:author="Rémi VEZY" w:date="2026-04-01T16:35:00Z" w16du:dateUtc="2026-04-01T14:35:00Z">
        <w:r w:rsidR="00D34ADB">
          <w:rPr>
            <w:lang w:val="en-GB"/>
          </w:rPr>
          <w:t xml:space="preserve"> </w:t>
        </w:r>
        <w:r w:rsidR="00D34ADB" w:rsidRPr="00D34ADB">
          <w:rPr>
            <w:lang w:val="en-GB"/>
          </w:rPr>
          <w:t xml:space="preserve">In addition, the evolving 3D structure of the crop canopy can itself modify light distribution within </w:t>
        </w:r>
        <w:r w:rsidR="00D34ADB" w:rsidRPr="00D34ADB">
          <w:rPr>
            <w:lang w:val="en-GB"/>
          </w:rPr>
          <w:lastRenderedPageBreak/>
          <w:t>the stand over time, especially in tall crops such as cereals or maize, which further supports the need for dynamic simulations over the full crop cycle.</w:t>
        </w:r>
      </w:ins>
    </w:p>
    <w:p w14:paraId="52E1CD51" w14:textId="6E081804" w:rsidR="00D411BC" w:rsidDel="00D34ADB" w:rsidRDefault="00A579E7">
      <w:pPr>
        <w:jc w:val="both"/>
        <w:rPr>
          <w:del w:id="109" w:author="Rémi VEZY" w:date="2026-04-01T16:35:00Z" w16du:dateUtc="2026-04-01T14:35:00Z"/>
          <w:lang w:val="en-GB"/>
        </w:rPr>
      </w:pPr>
      <w:ins w:id="110" w:author="Rémi VEZY" w:date="2026-04-01T17:01:00Z" w16du:dateUtc="2026-04-01T15:01:00Z">
        <w:r w:rsidRPr="00A579E7">
          <w:rPr>
            <w:lang w:val="en-GB"/>
          </w:rPr>
          <w:t>In this work, we use a dynamic modelling approach to jointly simulate canopy development, light interception, photosynthesis, and energy balance in agrivoltaic systems. We test the hypothesis that neither GCR nor radiation-based indicators of light distribution alone can reliably predict crop performance, and that a dynamic crop or plant model is needed to capture the complex interactions governing these systems.</w:t>
        </w:r>
      </w:ins>
      <w:del w:id="111" w:author="Rémi VEZY" w:date="2026-04-01T16:32:00Z" w16du:dateUtc="2026-04-01T14:32:00Z">
        <w:r w:rsidR="00D411BC" w:rsidDel="00040E4B">
          <w:rPr>
            <w:lang w:val="en-GB"/>
          </w:rPr>
          <w:delText xml:space="preserve">don’t gives direct information about the crop yield, which can be influenced by many other factors or stress than solar radiation, depending on the plants phenological stage. </w:delText>
        </w:r>
      </w:del>
      <w:del w:id="112" w:author="Rémi VEZY" w:date="2026-04-01T16:34:00Z" w16du:dateUtc="2026-04-01T14:34:00Z">
        <w:r w:rsidR="00D411BC" w:rsidDel="00D34ADB">
          <w:rPr>
            <w:lang w:val="en-GB"/>
          </w:rPr>
          <w:delText xml:space="preserve">In order to ensure </w:delText>
        </w:r>
        <w:r w:rsidR="00AA31AA" w:rsidDel="00D34ADB">
          <w:rPr>
            <w:lang w:val="en-GB"/>
          </w:rPr>
          <w:delText>that</w:delText>
        </w:r>
        <w:r w:rsidR="00D411BC" w:rsidDel="00D34ADB">
          <w:rPr>
            <w:lang w:val="en-GB"/>
          </w:rPr>
          <w:delText xml:space="preserve"> </w:delText>
        </w:r>
        <w:r w:rsidR="00AA31AA" w:rsidDel="00D34ADB">
          <w:rPr>
            <w:lang w:val="en-GB"/>
          </w:rPr>
          <w:delText xml:space="preserve">different </w:delText>
        </w:r>
        <w:r w:rsidR="00D411BC" w:rsidDel="00D34ADB">
          <w:rPr>
            <w:lang w:val="en-GB"/>
          </w:rPr>
          <w:delText xml:space="preserve">SF and LHI </w:delText>
        </w:r>
        <w:r w:rsidR="00AA31AA" w:rsidDel="00D34ADB">
          <w:rPr>
            <w:lang w:val="en-GB"/>
          </w:rPr>
          <w:delText>can represents a difference in crop yield for the same GCR</w:delText>
        </w:r>
        <w:r w:rsidR="002234DC" w:rsidDel="00D34ADB">
          <w:rPr>
            <w:lang w:val="en-GB"/>
          </w:rPr>
          <w:delText xml:space="preserve">, the plant growth need to be computed in parallel of the SF and LHI computations. </w:delText>
        </w:r>
      </w:del>
      <w:del w:id="113" w:author="Rémi VEZY" w:date="2026-04-01T16:35:00Z" w16du:dateUtc="2026-04-01T14:35:00Z">
        <w:r w:rsidR="002234DC" w:rsidDel="00D34ADB">
          <w:rPr>
            <w:lang w:val="en-GB"/>
          </w:rPr>
          <w:delText>Moreover, the 3D geometry of grown plants may influence the light distribution in the crop, especially for tall plants</w:delText>
        </w:r>
        <w:r w:rsidR="005B4A80" w:rsidDel="00D34ADB">
          <w:rPr>
            <w:lang w:val="en-GB"/>
          </w:rPr>
          <w:delText xml:space="preserve"> </w:delText>
        </w:r>
        <w:r w:rsidR="002234DC" w:rsidDel="00D34ADB">
          <w:rPr>
            <w:lang w:val="en-GB"/>
          </w:rPr>
          <w:delText xml:space="preserve">such as cereals or maize, </w:delText>
        </w:r>
        <w:r w:rsidR="004F5FA5" w:rsidDel="00D34ADB">
          <w:rPr>
            <w:lang w:val="en-GB"/>
          </w:rPr>
          <w:delText>–</w:delText>
        </w:r>
        <w:r w:rsidR="005B4A80" w:rsidDel="00D34ADB">
          <w:rPr>
            <w:lang w:val="en-GB"/>
          </w:rPr>
          <w:delText xml:space="preserve"> even more true </w:delText>
        </w:r>
        <w:r w:rsidR="00C962BE" w:rsidDel="00D34ADB">
          <w:rPr>
            <w:lang w:val="en-GB"/>
          </w:rPr>
          <w:delText>in</w:delText>
        </w:r>
        <w:r w:rsidR="005B4A80" w:rsidDel="00D34ADB">
          <w:rPr>
            <w:lang w:val="en-GB"/>
          </w:rPr>
          <w:delText xml:space="preserve"> orchards</w:delText>
        </w:r>
        <w:r w:rsidR="000929F8" w:rsidDel="00D34ADB">
          <w:rPr>
            <w:lang w:val="en-GB"/>
          </w:rPr>
          <w:delText xml:space="preserve"> but not modelled here</w:delText>
        </w:r>
        <w:r w:rsidR="005B4A80" w:rsidDel="00D34ADB">
          <w:rPr>
            <w:lang w:val="en-GB"/>
          </w:rPr>
          <w:delText xml:space="preserve"> </w:delText>
        </w:r>
        <w:r w:rsidR="004F5FA5" w:rsidDel="00D34ADB">
          <w:rPr>
            <w:lang w:val="en-GB"/>
          </w:rPr>
          <w:delText>–</w:delText>
        </w:r>
        <w:r w:rsidR="005B4A80" w:rsidDel="00D34ADB">
          <w:rPr>
            <w:lang w:val="en-GB"/>
          </w:rPr>
          <w:delText xml:space="preserve"> </w:delText>
        </w:r>
        <w:r w:rsidR="002234DC" w:rsidDel="00D34ADB">
          <w:rPr>
            <w:lang w:val="en-GB"/>
          </w:rPr>
          <w:delText>emphasizing the necessity for computation of light distribution in the crop across the whole cycle of the plant growth.</w:delText>
        </w:r>
      </w:del>
    </w:p>
    <w:p w14:paraId="75A1CCF4" w14:textId="45C04C08" w:rsidR="000A5AA8" w:rsidDel="00A60635" w:rsidRDefault="000A5AA8">
      <w:pPr>
        <w:jc w:val="both"/>
        <w:rPr>
          <w:del w:id="114" w:author="Rémi VEZY" w:date="2026-04-01T16:45:00Z" w16du:dateUtc="2026-04-01T14:45:00Z"/>
          <w:lang w:val="en-GB"/>
        </w:rPr>
      </w:pPr>
      <w:del w:id="115" w:author="Rémi VEZY" w:date="2026-04-01T16:45:00Z" w16du:dateUtc="2026-04-01T14:45:00Z">
        <w:r w:rsidDel="00B94DFE">
          <w:rPr>
            <w:lang w:val="en-GB"/>
          </w:rPr>
          <w:delText>Along with the radiation computations, the current work focuses on evaluating the photosynthesis efficiency, the plants temperature and evapotranspiration</w:delText>
        </w:r>
        <w:r w:rsidR="00520FB9" w:rsidDel="00B94DFE">
          <w:rPr>
            <w:lang w:val="en-GB"/>
          </w:rPr>
          <w:delText>, thanks to a dynamic Functional-Structural Plant Modelling</w:delText>
        </w:r>
        <w:r w:rsidR="00344E92" w:rsidDel="00B94DFE">
          <w:rPr>
            <w:lang w:val="en-GB"/>
          </w:rPr>
          <w:delText xml:space="preserve"> (FSPM)</w:delText>
        </w:r>
        <w:r w:rsidR="00520FB9" w:rsidDel="00B94DFE">
          <w:rPr>
            <w:lang w:val="en-GB"/>
          </w:rPr>
          <w:delText xml:space="preserve"> approach</w:delText>
        </w:r>
        <w:r w:rsidDel="00B94DFE">
          <w:rPr>
            <w:lang w:val="en-GB"/>
          </w:rPr>
          <w:delText>.</w:delText>
        </w:r>
        <w:r w:rsidR="00520FB9" w:rsidDel="00B94DFE">
          <w:rPr>
            <w:lang w:val="en-GB"/>
          </w:rPr>
          <w:delText xml:space="preserve"> </w:delText>
        </w:r>
        <w:r w:rsidR="00C22339" w:rsidDel="00B94DFE">
          <w:rPr>
            <w:lang w:val="en-GB"/>
          </w:rPr>
          <w:delText>The evaluation of photosynthesis efficiency, plants temperature and evapotranspiration</w:delText>
        </w:r>
        <w:r w:rsidR="00520FB9" w:rsidDel="00B94DFE">
          <w:rPr>
            <w:lang w:val="en-GB"/>
          </w:rPr>
          <w:delText xml:space="preserve"> allow us to determine whether if the GCR can be a consistent parameter in a linear relationship with the crop yield.</w:delText>
        </w:r>
      </w:del>
    </w:p>
    <w:p w14:paraId="252F7BE1" w14:textId="77777777" w:rsidR="00970432" w:rsidRDefault="00970432">
      <w:pPr>
        <w:jc w:val="both"/>
        <w:rPr>
          <w:lang w:val="en-GB"/>
        </w:rPr>
      </w:pPr>
    </w:p>
    <w:p w14:paraId="29B02767" w14:textId="77777777" w:rsidR="00970432" w:rsidRDefault="000A6C2D">
      <w:pPr>
        <w:spacing w:after="120" w:line="240" w:lineRule="auto"/>
        <w:rPr>
          <w:b/>
          <w:lang w:val="en-GB"/>
        </w:rPr>
      </w:pPr>
      <w:r>
        <w:rPr>
          <w:b/>
          <w:lang w:val="en-GB"/>
        </w:rPr>
        <w:t>Material and Methods</w:t>
      </w:r>
    </w:p>
    <w:p w14:paraId="24D9C34D" w14:textId="77777777" w:rsidR="00574CB5" w:rsidRDefault="000A6C2D">
      <w:pPr>
        <w:jc w:val="both"/>
        <w:rPr>
          <w:ins w:id="116" w:author="Rémi VEZY" w:date="2026-04-01T17:05:00Z" w16du:dateUtc="2026-04-01T15:05:00Z"/>
          <w:lang w:val="en-GB" w:bidi="en-GB"/>
        </w:rPr>
      </w:pPr>
      <w:r>
        <w:rPr>
          <w:lang w:val="en-GB" w:bidi="en-GB"/>
        </w:rPr>
        <w:t xml:space="preserve">To investigate the hypothesis that GCR </w:t>
      </w:r>
      <w:ins w:id="117" w:author="Rémi VEZY" w:date="2026-04-01T17:01:00Z" w16du:dateUtc="2026-04-01T15:01:00Z">
        <w:r w:rsidR="005B133F">
          <w:rPr>
            <w:lang w:val="en-GB" w:bidi="en-GB"/>
          </w:rPr>
          <w:t xml:space="preserve">alone </w:t>
        </w:r>
      </w:ins>
      <w:del w:id="118" w:author="Rémi VEZY" w:date="2026-04-01T17:01:00Z" w16du:dateUtc="2026-04-01T15:01:00Z">
        <w:r w:rsidDel="005B133F">
          <w:rPr>
            <w:lang w:val="en-GB" w:bidi="en-GB"/>
          </w:rPr>
          <w:delText>cannot be alone a good parameter</w:delText>
        </w:r>
      </w:del>
      <w:ins w:id="119" w:author="Rémi VEZY" w:date="2026-04-01T17:01:00Z" w16du:dateUtc="2026-04-01T15:01:00Z">
        <w:r w:rsidR="005B133F">
          <w:rPr>
            <w:lang w:val="en-GB" w:bidi="en-GB"/>
          </w:rPr>
          <w:t>is not sufficient</w:t>
        </w:r>
      </w:ins>
      <w:r>
        <w:rPr>
          <w:lang w:val="en-GB" w:bidi="en-GB"/>
        </w:rPr>
        <w:t xml:space="preserve"> to predict </w:t>
      </w:r>
      <w:ins w:id="120" w:author="Rémi VEZY" w:date="2026-04-01T17:01:00Z" w16du:dateUtc="2026-04-01T15:01:00Z">
        <w:r w:rsidR="005B133F">
          <w:rPr>
            <w:lang w:val="en-GB" w:bidi="en-GB"/>
          </w:rPr>
          <w:t xml:space="preserve">the </w:t>
        </w:r>
      </w:ins>
      <w:r>
        <w:rPr>
          <w:lang w:val="en-GB" w:bidi="en-GB"/>
        </w:rPr>
        <w:t>performance</w:t>
      </w:r>
      <w:del w:id="121" w:author="Rémi VEZY" w:date="2026-04-01T17:01:00Z" w16du:dateUtc="2026-04-01T15:01:00Z">
        <w:r w:rsidDel="005B133F">
          <w:rPr>
            <w:lang w:val="en-GB" w:bidi="en-GB"/>
          </w:rPr>
          <w:delText>s</w:delText>
        </w:r>
      </w:del>
      <w:r>
        <w:rPr>
          <w:lang w:val="en-GB" w:bidi="en-GB"/>
        </w:rPr>
        <w:t xml:space="preserve"> of an </w:t>
      </w:r>
      <w:ins w:id="122" w:author="Rémi VEZY" w:date="2026-04-01T17:01:00Z" w16du:dateUtc="2026-04-01T15:01:00Z">
        <w:r w:rsidR="00490696">
          <w:rPr>
            <w:lang w:val="en-GB" w:bidi="en-GB"/>
          </w:rPr>
          <w:t>agrivoltaic</w:t>
        </w:r>
      </w:ins>
      <w:del w:id="123" w:author="Rémi VEZY" w:date="2026-04-01T17:01:00Z" w16du:dateUtc="2026-04-01T15:01:00Z">
        <w:r w:rsidDel="00490696">
          <w:rPr>
            <w:lang w:val="en-GB" w:bidi="en-GB"/>
          </w:rPr>
          <w:delText>AgriPV</w:delText>
        </w:r>
      </w:del>
      <w:r>
        <w:rPr>
          <w:lang w:val="en-GB" w:bidi="en-GB"/>
        </w:rPr>
        <w:t xml:space="preserve"> system, we </w:t>
      </w:r>
      <w:del w:id="124" w:author="Rémi VEZY" w:date="2026-04-01T17:02:00Z" w16du:dateUtc="2026-04-01T15:02:00Z">
        <w:r w:rsidDel="00A87566">
          <w:rPr>
            <w:lang w:val="en-GB" w:bidi="en-GB"/>
          </w:rPr>
          <w:delText xml:space="preserve">firstly set </w:delText>
        </w:r>
        <w:r w:rsidR="008A4BAA" w:rsidDel="00A87566">
          <w:rPr>
            <w:lang w:val="en-GB" w:bidi="en-GB"/>
          </w:rPr>
          <w:delText xml:space="preserve">a </w:delText>
        </w:r>
      </w:del>
      <w:r>
        <w:rPr>
          <w:lang w:val="en-GB" w:bidi="en-GB"/>
        </w:rPr>
        <w:t xml:space="preserve">fixed </w:t>
      </w:r>
      <w:del w:id="125" w:author="Rémi VEZY" w:date="2026-04-01T17:02:00Z" w16du:dateUtc="2026-04-01T15:02:00Z">
        <w:r w:rsidDel="00A87566">
          <w:rPr>
            <w:lang w:val="en-GB" w:bidi="en-GB"/>
          </w:rPr>
          <w:delText xml:space="preserve">value for the </w:delText>
        </w:r>
      </w:del>
      <w:r>
        <w:rPr>
          <w:lang w:val="en-GB" w:bidi="en-GB"/>
        </w:rPr>
        <w:t xml:space="preserve">GCR </w:t>
      </w:r>
      <w:del w:id="126" w:author="Rémi VEZY" w:date="2026-04-01T17:02:00Z" w16du:dateUtc="2026-04-01T15:02:00Z">
        <w:r w:rsidDel="00A87566">
          <w:rPr>
            <w:lang w:val="en-GB" w:bidi="en-GB"/>
          </w:rPr>
          <w:delText xml:space="preserve">to </w:delText>
        </w:r>
      </w:del>
      <w:ins w:id="127" w:author="Rémi VEZY" w:date="2026-04-01T17:02:00Z" w16du:dateUtc="2026-04-01T15:02:00Z">
        <w:r w:rsidR="00A87566">
          <w:rPr>
            <w:lang w:val="en-GB" w:bidi="en-GB"/>
          </w:rPr>
          <w:t xml:space="preserve">at </w:t>
        </w:r>
      </w:ins>
      <w:r>
        <w:rPr>
          <w:lang w:val="en-GB" w:bidi="en-GB"/>
        </w:rPr>
        <w:t>40 %</w:t>
      </w:r>
      <w:ins w:id="128" w:author="Rémi VEZY" w:date="2026-04-01T17:02:00Z" w16du:dateUtc="2026-04-01T15:02:00Z">
        <w:r w:rsidR="00AB0F8D">
          <w:rPr>
            <w:lang w:val="en-GB" w:bidi="en-GB"/>
          </w:rPr>
          <w:t xml:space="preserve">, corresponding </w:t>
        </w:r>
      </w:ins>
      <w:del w:id="129" w:author="Rémi VEZY" w:date="2026-04-01T17:02:00Z" w16du:dateUtc="2026-04-01T15:02:00Z">
        <w:r w:rsidR="008A4BAA" w:rsidDel="00AB0F8D">
          <w:rPr>
            <w:lang w:val="en-GB" w:bidi="en-GB"/>
          </w:rPr>
          <w:delText xml:space="preserve"> </w:delText>
        </w:r>
        <w:r w:rsidDel="00AB0F8D">
          <w:rPr>
            <w:lang w:val="en-GB" w:bidi="en-GB"/>
          </w:rPr>
          <w:delText xml:space="preserve">according </w:delText>
        </w:r>
      </w:del>
      <w:r>
        <w:rPr>
          <w:lang w:val="en-GB" w:bidi="en-GB"/>
        </w:rPr>
        <w:t xml:space="preserve">to the maximum </w:t>
      </w:r>
      <w:del w:id="130" w:author="Rémi VEZY" w:date="2026-04-01T17:02:00Z" w16du:dateUtc="2026-04-01T15:02:00Z">
        <w:r w:rsidDel="008F7B79">
          <w:rPr>
            <w:lang w:val="en-GB" w:bidi="en-GB"/>
          </w:rPr>
          <w:delText xml:space="preserve">GCR </w:delText>
        </w:r>
      </w:del>
      <w:ins w:id="131" w:author="Rémi VEZY" w:date="2026-04-01T17:02:00Z" w16du:dateUtc="2026-04-01T15:02:00Z">
        <w:r w:rsidR="008F7B79">
          <w:rPr>
            <w:lang w:val="en-GB" w:bidi="en-GB"/>
          </w:rPr>
          <w:t>value</w:t>
        </w:r>
        <w:r w:rsidR="008F7B79">
          <w:rPr>
            <w:lang w:val="en-GB" w:bidi="en-GB"/>
          </w:rPr>
          <w:t xml:space="preserve"> </w:t>
        </w:r>
      </w:ins>
      <w:r>
        <w:rPr>
          <w:lang w:val="en-GB" w:bidi="en-GB"/>
        </w:rPr>
        <w:t xml:space="preserve">allowed </w:t>
      </w:r>
      <w:del w:id="132" w:author="Rémi VEZY" w:date="2026-04-01T17:02:00Z" w16du:dateUtc="2026-04-01T15:02:00Z">
        <w:r w:rsidDel="008F7B79">
          <w:rPr>
            <w:lang w:val="en-GB" w:bidi="en-GB"/>
          </w:rPr>
          <w:delText xml:space="preserve">by </w:delText>
        </w:r>
      </w:del>
      <w:ins w:id="133" w:author="Rémi VEZY" w:date="2026-04-01T17:02:00Z" w16du:dateUtc="2026-04-01T15:02:00Z">
        <w:r w:rsidR="008F7B79">
          <w:rPr>
            <w:lang w:val="en-GB" w:bidi="en-GB"/>
          </w:rPr>
          <w:t>under</w:t>
        </w:r>
        <w:r w:rsidR="008F7B79">
          <w:rPr>
            <w:lang w:val="en-GB" w:bidi="en-GB"/>
          </w:rPr>
          <w:t xml:space="preserve"> </w:t>
        </w:r>
      </w:ins>
      <w:del w:id="134" w:author="Rémi VEZY" w:date="2026-04-01T17:03:00Z" w16du:dateUtc="2026-04-01T15:03:00Z">
        <w:r w:rsidDel="008F7B79">
          <w:rPr>
            <w:lang w:val="en-GB" w:bidi="en-GB"/>
          </w:rPr>
          <w:delText xml:space="preserve">the </w:delText>
        </w:r>
      </w:del>
      <w:r>
        <w:rPr>
          <w:lang w:val="en-GB" w:bidi="en-GB"/>
        </w:rPr>
        <w:t xml:space="preserve">French </w:t>
      </w:r>
      <w:del w:id="135" w:author="Rémi VEZY" w:date="2026-04-01T17:03:00Z" w16du:dateUtc="2026-04-01T15:03:00Z">
        <w:r w:rsidDel="008F7B79">
          <w:rPr>
            <w:lang w:val="en-GB" w:bidi="en-GB"/>
          </w:rPr>
          <w:delText>law</w:delText>
        </w:r>
      </w:del>
      <w:ins w:id="136" w:author="Rémi VEZY" w:date="2026-04-01T17:03:00Z" w16du:dateUtc="2026-04-01T15:03:00Z">
        <w:r w:rsidR="008F7B79">
          <w:rPr>
            <w:lang w:val="en-GB" w:bidi="en-GB"/>
          </w:rPr>
          <w:t>regulation</w:t>
        </w:r>
        <w:r w:rsidR="00A5212A">
          <w:rPr>
            <w:lang w:val="en-GB" w:bidi="en-GB"/>
          </w:rPr>
          <w:t>s</w:t>
        </w:r>
      </w:ins>
      <w:r>
        <w:rPr>
          <w:lang w:val="en-GB" w:bidi="en-GB"/>
        </w:rPr>
        <w:t xml:space="preserve">, </w:t>
      </w:r>
      <w:ins w:id="137" w:author="Rémi VEZY" w:date="2026-04-01T17:03:00Z" w16du:dateUtc="2026-04-01T15:03:00Z">
        <w:r w:rsidR="00A5212A">
          <w:rPr>
            <w:lang w:val="en-GB" w:bidi="en-GB"/>
          </w:rPr>
          <w:t xml:space="preserve">and frequently adopted by </w:t>
        </w:r>
      </w:ins>
      <w:del w:id="138" w:author="Rémi VEZY" w:date="2026-04-01T17:03:00Z" w16du:dateUtc="2026-04-01T15:03:00Z">
        <w:r w:rsidDel="00A5212A">
          <w:rPr>
            <w:lang w:val="en-GB" w:bidi="en-GB"/>
          </w:rPr>
          <w:delText xml:space="preserve">which </w:delText>
        </w:r>
        <w:r w:rsidR="008A4BAA" w:rsidDel="00A5212A">
          <w:rPr>
            <w:lang w:val="en-GB" w:bidi="en-GB"/>
          </w:rPr>
          <w:delText>is</w:delText>
        </w:r>
        <w:r w:rsidDel="00A5212A">
          <w:rPr>
            <w:lang w:val="en-GB" w:bidi="en-GB"/>
          </w:rPr>
          <w:delText xml:space="preserve"> generally the GCR chosen by </w:delText>
        </w:r>
      </w:del>
      <w:r>
        <w:rPr>
          <w:lang w:val="en-GB" w:bidi="en-GB"/>
        </w:rPr>
        <w:t xml:space="preserve">energy suppliers </w:t>
      </w:r>
      <w:del w:id="139" w:author="Rémi VEZY" w:date="2026-04-01T17:03:00Z" w16du:dateUtc="2026-04-01T15:03:00Z">
        <w:r w:rsidDel="007D7D9B">
          <w:rPr>
            <w:lang w:val="en-GB" w:bidi="en-GB"/>
          </w:rPr>
          <w:delText xml:space="preserve">when </w:delText>
        </w:r>
      </w:del>
      <w:ins w:id="140" w:author="Rémi VEZY" w:date="2026-04-01T17:03:00Z" w16du:dateUtc="2026-04-01T15:03:00Z">
        <w:r w:rsidR="007D7D9B">
          <w:rPr>
            <w:lang w:val="en-GB" w:bidi="en-GB"/>
          </w:rPr>
          <w:t>for</w:t>
        </w:r>
        <w:r w:rsidR="007D7D9B">
          <w:rPr>
            <w:lang w:val="en-GB" w:bidi="en-GB"/>
          </w:rPr>
          <w:t xml:space="preserve"> </w:t>
        </w:r>
      </w:ins>
      <w:del w:id="141" w:author="Rémi VEZY" w:date="2026-04-01T17:03:00Z" w16du:dateUtc="2026-04-01T15:03:00Z">
        <w:r w:rsidDel="007D7D9B">
          <w:rPr>
            <w:lang w:val="en-GB" w:bidi="en-GB"/>
          </w:rPr>
          <w:delText xml:space="preserve">installing </w:delText>
        </w:r>
      </w:del>
      <w:r>
        <w:rPr>
          <w:lang w:val="en-GB" w:bidi="en-GB"/>
        </w:rPr>
        <w:t xml:space="preserve">fixed </w:t>
      </w:r>
      <w:del w:id="142" w:author="Rémi VEZY" w:date="2026-04-01T17:03:00Z" w16du:dateUtc="2026-04-01T15:03:00Z">
        <w:r w:rsidDel="007D7D9B">
          <w:rPr>
            <w:lang w:val="en-GB" w:bidi="en-GB"/>
          </w:rPr>
          <w:delText xml:space="preserve">AgriPV </w:delText>
        </w:r>
      </w:del>
      <w:ins w:id="143" w:author="Rémi VEZY" w:date="2026-04-01T17:03:00Z" w16du:dateUtc="2026-04-01T15:03:00Z">
        <w:r w:rsidR="00E414C3">
          <w:rPr>
            <w:lang w:val="en-GB" w:bidi="en-GB"/>
          </w:rPr>
          <w:t>agrivoltaics installations</w:t>
        </w:r>
      </w:ins>
      <w:del w:id="144" w:author="Rémi VEZY" w:date="2026-04-01T17:03:00Z" w16du:dateUtc="2026-04-01T15:03:00Z">
        <w:r w:rsidDel="00E414C3">
          <w:rPr>
            <w:lang w:val="en-GB" w:bidi="en-GB"/>
          </w:rPr>
          <w:delText>systems</w:delText>
        </w:r>
      </w:del>
      <w:r>
        <w:rPr>
          <w:lang w:val="en-GB" w:bidi="en-GB"/>
        </w:rPr>
        <w:t>. Using the fixed GCR</w:t>
      </w:r>
      <w:r w:rsidR="008A4BAA">
        <w:rPr>
          <w:lang w:val="en-GB" w:bidi="en-GB"/>
        </w:rPr>
        <w:t>,</w:t>
      </w:r>
      <w:r>
        <w:rPr>
          <w:lang w:val="en-GB" w:bidi="en-GB"/>
        </w:rPr>
        <w:t xml:space="preserve"> </w:t>
      </w:r>
      <w:ins w:id="145" w:author="Rémi VEZY" w:date="2026-04-01T17:03:00Z" w16du:dateUtc="2026-04-01T15:03:00Z">
        <w:r w:rsidR="00516614">
          <w:rPr>
            <w:lang w:val="en-GB" w:bidi="en-GB"/>
          </w:rPr>
          <w:t xml:space="preserve">together with </w:t>
        </w:r>
      </w:ins>
      <w:del w:id="146" w:author="Rémi VEZY" w:date="2026-04-01T17:04:00Z" w16du:dateUtc="2026-04-01T15:04:00Z">
        <w:r w:rsidDel="00516614">
          <w:rPr>
            <w:lang w:val="en-GB" w:bidi="en-GB"/>
          </w:rPr>
          <w:delText>and PV angle</w:delText>
        </w:r>
        <w:r w:rsidR="008A4BAA" w:rsidDel="00516614">
          <w:rPr>
            <w:lang w:val="en-GB" w:bidi="en-GB"/>
          </w:rPr>
          <w:delText>s</w:delText>
        </w:r>
      </w:del>
      <w:ins w:id="147" w:author="Rémi VEZY" w:date="2026-04-01T17:04:00Z" w16du:dateUtc="2026-04-01T15:04:00Z">
        <w:r w:rsidR="00516614">
          <w:rPr>
            <w:lang w:val="en-GB" w:bidi="en-GB"/>
          </w:rPr>
          <w:t>panel tilt</w:t>
        </w:r>
      </w:ins>
      <w:r w:rsidR="008A4BAA">
        <w:rPr>
          <w:lang w:val="en-GB" w:bidi="en-GB"/>
        </w:rPr>
        <w:t xml:space="preserve"> </w:t>
      </w:r>
      <w:ins w:id="148" w:author="Rémi VEZY" w:date="2026-04-01T17:04:00Z" w16du:dateUtc="2026-04-01T15:04:00Z">
        <w:r w:rsidR="00AA6D1B">
          <w:rPr>
            <w:lang w:val="en-GB" w:bidi="en-GB"/>
          </w:rPr>
          <w:t xml:space="preserve">angles representative of </w:t>
        </w:r>
      </w:ins>
      <w:del w:id="149" w:author="Rémi VEZY" w:date="2026-04-01T17:04:00Z" w16du:dateUtc="2026-04-01T15:04:00Z">
        <w:r w:rsidR="008A4BAA" w:rsidDel="00AA6D1B">
          <w:rPr>
            <w:lang w:val="en-GB" w:bidi="en-GB"/>
          </w:rPr>
          <w:delText>consistent with what is usually</w:delText>
        </w:r>
      </w:del>
      <w:ins w:id="150" w:author="Rémi VEZY" w:date="2026-04-01T17:04:00Z" w16du:dateUtc="2026-04-01T15:04:00Z">
        <w:r w:rsidR="00AA6D1B">
          <w:rPr>
            <w:lang w:val="en-GB" w:bidi="en-GB"/>
          </w:rPr>
          <w:t>commercially</w:t>
        </w:r>
      </w:ins>
      <w:r w:rsidR="008A4BAA">
        <w:rPr>
          <w:lang w:val="en-GB" w:bidi="en-GB"/>
        </w:rPr>
        <w:t xml:space="preserve"> available </w:t>
      </w:r>
      <w:ins w:id="151" w:author="Rémi VEZY" w:date="2026-04-01T17:04:00Z" w16du:dateUtc="2026-04-01T15:04:00Z">
        <w:r w:rsidR="00AA6D1B">
          <w:rPr>
            <w:lang w:val="en-GB" w:bidi="en-GB"/>
          </w:rPr>
          <w:t>systems</w:t>
        </w:r>
      </w:ins>
      <w:del w:id="152" w:author="Rémi VEZY" w:date="2026-04-01T17:04:00Z" w16du:dateUtc="2026-04-01T15:04:00Z">
        <w:r w:rsidR="008A4BAA" w:rsidDel="00AA6D1B">
          <w:rPr>
            <w:lang w:val="en-GB" w:bidi="en-GB"/>
          </w:rPr>
          <w:delText>on the market</w:delText>
        </w:r>
      </w:del>
      <w:r w:rsidR="008A4BAA">
        <w:rPr>
          <w:lang w:val="en-GB" w:bidi="en-GB"/>
        </w:rPr>
        <w:t>,</w:t>
      </w:r>
      <w:r>
        <w:rPr>
          <w:lang w:val="en-GB" w:bidi="en-GB"/>
        </w:rPr>
        <w:t xml:space="preserve"> we modelled </w:t>
      </w:r>
      <w:r w:rsidR="005D1E39">
        <w:rPr>
          <w:lang w:val="en-GB" w:bidi="en-GB"/>
        </w:rPr>
        <w:t>six</w:t>
      </w:r>
      <w:r>
        <w:rPr>
          <w:lang w:val="en-GB" w:bidi="en-GB"/>
        </w:rPr>
        <w:t xml:space="preserve"> fixed </w:t>
      </w:r>
      <w:del w:id="153" w:author="Rémi VEZY" w:date="2026-04-01T17:04:00Z" w16du:dateUtc="2026-04-01T15:04:00Z">
        <w:r w:rsidDel="0064503D">
          <w:rPr>
            <w:lang w:val="en-GB" w:bidi="en-GB"/>
          </w:rPr>
          <w:delText xml:space="preserve">AgriPV </w:delText>
        </w:r>
      </w:del>
      <w:ins w:id="154" w:author="Rémi VEZY" w:date="2026-04-01T17:04:00Z" w16du:dateUtc="2026-04-01T15:04:00Z">
        <w:r w:rsidR="0064503D">
          <w:rPr>
            <w:lang w:val="en-GB" w:bidi="en-GB"/>
          </w:rPr>
          <w:t>agrivoltaic</w:t>
        </w:r>
        <w:r w:rsidR="0064503D">
          <w:rPr>
            <w:lang w:val="en-GB" w:bidi="en-GB"/>
          </w:rPr>
          <w:t xml:space="preserve"> </w:t>
        </w:r>
      </w:ins>
      <w:del w:id="155" w:author="Rémi VEZY" w:date="2026-04-01T17:04:00Z" w16du:dateUtc="2026-04-01T15:04:00Z">
        <w:r w:rsidDel="0064503D">
          <w:rPr>
            <w:lang w:val="en-GB" w:bidi="en-GB"/>
          </w:rPr>
          <w:delText xml:space="preserve">systems </w:delText>
        </w:r>
      </w:del>
      <w:ins w:id="156" w:author="Rémi VEZY" w:date="2026-04-01T17:04:00Z" w16du:dateUtc="2026-04-01T15:04:00Z">
        <w:r w:rsidR="0064503D">
          <w:rPr>
            <w:lang w:val="en-GB" w:bidi="en-GB"/>
          </w:rPr>
          <w:t>configurations</w:t>
        </w:r>
        <w:r w:rsidR="0064503D">
          <w:rPr>
            <w:lang w:val="en-GB" w:bidi="en-GB"/>
          </w:rPr>
          <w:t xml:space="preserve"> </w:t>
        </w:r>
      </w:ins>
      <w:r>
        <w:rPr>
          <w:lang w:val="en-GB" w:bidi="en-GB"/>
        </w:rPr>
        <w:t>at the location of Montpellier (</w:t>
      </w:r>
      <w:r w:rsidR="0037484F" w:rsidRPr="0037484F">
        <w:rPr>
          <w:lang w:val="en-GB" w:bidi="en-GB"/>
        </w:rPr>
        <w:t>43.610</w:t>
      </w:r>
      <w:ins w:id="157" w:author="Rémi VEZY" w:date="2026-04-01T17:05:00Z" w16du:dateUtc="2026-04-01T15:05:00Z">
        <w:r w:rsidR="00C83FDF">
          <w:rPr>
            <w:lang w:val="en-GB" w:bidi="en-GB"/>
          </w:rPr>
          <w:t>°N</w:t>
        </w:r>
      </w:ins>
      <w:r>
        <w:rPr>
          <w:lang w:val="en-GB" w:bidi="en-GB"/>
        </w:rPr>
        <w:t xml:space="preserve">, </w:t>
      </w:r>
      <w:r w:rsidR="0037484F" w:rsidRPr="0037484F">
        <w:rPr>
          <w:lang w:val="en-GB" w:bidi="en-GB"/>
        </w:rPr>
        <w:t>3.878</w:t>
      </w:r>
      <w:ins w:id="158" w:author="Rémi VEZY" w:date="2026-04-01T17:05:00Z" w16du:dateUtc="2026-04-01T15:05:00Z">
        <w:r w:rsidR="00C83FDF">
          <w:rPr>
            <w:lang w:val="en-GB" w:bidi="en-GB"/>
          </w:rPr>
          <w:t>°E</w:t>
        </w:r>
      </w:ins>
      <w:r>
        <w:rPr>
          <w:lang w:val="en-GB" w:bidi="en-GB"/>
        </w:rPr>
        <w:t>)</w:t>
      </w:r>
      <w:ins w:id="159" w:author="Rémi VEZY" w:date="2026-04-01T17:05:00Z" w16du:dateUtc="2026-04-01T15:05:00Z">
        <w:r w:rsidR="00574CB5">
          <w:rPr>
            <w:lang w:val="en-GB" w:bidi="en-GB"/>
          </w:rPr>
          <w:t xml:space="preserve">. </w:t>
        </w:r>
      </w:ins>
    </w:p>
    <w:p w14:paraId="65E46AE4" w14:textId="5FE1D354" w:rsidR="00970432" w:rsidRDefault="00574CB5">
      <w:pPr>
        <w:jc w:val="both"/>
        <w:rPr>
          <w:lang w:val="en-GB"/>
        </w:rPr>
      </w:pPr>
      <w:ins w:id="160" w:author="Rémi VEZY" w:date="2026-04-01T17:05:00Z" w16du:dateUtc="2026-04-01T15:05:00Z">
        <w:r>
          <w:rPr>
            <w:lang w:val="en-GB" w:bidi="en-GB"/>
          </w:rPr>
          <w:t>For each configuration,</w:t>
        </w:r>
      </w:ins>
      <w:r w:rsidR="000A6C2D">
        <w:rPr>
          <w:lang w:val="en-GB" w:bidi="en-GB"/>
        </w:rPr>
        <w:t xml:space="preserve"> </w:t>
      </w:r>
      <w:del w:id="161" w:author="Rémi VEZY" w:date="2026-04-01T17:05:00Z" w16du:dateUtc="2026-04-01T15:05:00Z">
        <w:r w:rsidR="000A6C2D" w:rsidDel="003503CA">
          <w:rPr>
            <w:lang w:val="en-GB" w:bidi="en-GB"/>
          </w:rPr>
          <w:delText xml:space="preserve">and </w:delText>
        </w:r>
      </w:del>
      <w:ins w:id="162" w:author="Rémi VEZY" w:date="2026-04-01T17:05:00Z" w16du:dateUtc="2026-04-01T15:05:00Z">
        <w:r w:rsidR="003503CA">
          <w:rPr>
            <w:lang w:val="en-GB" w:bidi="en-GB"/>
          </w:rPr>
          <w:t xml:space="preserve">we </w:t>
        </w:r>
      </w:ins>
      <w:r w:rsidR="000A6C2D">
        <w:rPr>
          <w:lang w:val="en-GB" w:bidi="en-GB"/>
        </w:rPr>
        <w:t>computed the total photosynthetically active radiation (PAR) reaching the ground</w:t>
      </w:r>
      <w:r w:rsidR="00AB77BE">
        <w:rPr>
          <w:lang w:val="en-GB" w:bidi="en-GB"/>
        </w:rPr>
        <w:t xml:space="preserve"> without plants</w:t>
      </w:r>
      <w:r w:rsidR="000A6C2D">
        <w:rPr>
          <w:lang w:val="en-GB" w:bidi="en-GB"/>
        </w:rPr>
        <w:t xml:space="preserve"> </w:t>
      </w:r>
      <w:del w:id="163" w:author="Rémi VEZY" w:date="2026-04-01T17:06:00Z" w16du:dateUtc="2026-04-01T15:06:00Z">
        <w:r w:rsidR="000A6C2D" w:rsidDel="008A3AE2">
          <w:rPr>
            <w:lang w:val="en-GB" w:bidi="en-GB"/>
          </w:rPr>
          <w:delText xml:space="preserve">for </w:delText>
        </w:r>
      </w:del>
      <w:ins w:id="164" w:author="Rémi VEZY" w:date="2026-04-01T17:06:00Z" w16du:dateUtc="2026-04-01T15:06:00Z">
        <w:r w:rsidR="008A3AE2">
          <w:rPr>
            <w:lang w:val="en-GB" w:bidi="en-GB"/>
          </w:rPr>
          <w:t>over</w:t>
        </w:r>
        <w:r w:rsidR="008A3AE2">
          <w:rPr>
            <w:lang w:val="en-GB" w:bidi="en-GB"/>
          </w:rPr>
          <w:t xml:space="preserve"> </w:t>
        </w:r>
      </w:ins>
      <w:r w:rsidR="000A6C2D">
        <w:rPr>
          <w:lang w:val="en-GB" w:bidi="en-GB"/>
        </w:rPr>
        <w:t xml:space="preserve">a whole year </w:t>
      </w:r>
      <w:del w:id="165" w:author="Rémi VEZY" w:date="2026-04-01T17:06:00Z" w16du:dateUtc="2026-04-01T15:06:00Z">
        <w:r w:rsidR="000A6C2D" w:rsidDel="008A3AE2">
          <w:rPr>
            <w:lang w:val="en-GB" w:bidi="en-GB"/>
          </w:rPr>
          <w:delText xml:space="preserve">between </w:delText>
        </w:r>
      </w:del>
      <w:ins w:id="166" w:author="Rémi VEZY" w:date="2026-04-01T17:06:00Z" w16du:dateUtc="2026-04-01T15:06:00Z">
        <w:r w:rsidR="008A3AE2">
          <w:rPr>
            <w:lang w:val="en-GB" w:bidi="en-GB"/>
          </w:rPr>
          <w:t>from</w:t>
        </w:r>
        <w:r w:rsidR="008A3AE2">
          <w:rPr>
            <w:lang w:val="en-GB" w:bidi="en-GB"/>
          </w:rPr>
          <w:t xml:space="preserve"> </w:t>
        </w:r>
      </w:ins>
      <w:r w:rsidR="000A6C2D">
        <w:rPr>
          <w:lang w:val="en-GB" w:bidi="en-GB"/>
        </w:rPr>
        <w:t xml:space="preserve">January </w:t>
      </w:r>
      <w:del w:id="167" w:author="Rémi VEZY" w:date="2026-04-01T17:06:00Z" w16du:dateUtc="2026-04-01T15:06:00Z">
        <w:r w:rsidR="000A6C2D" w:rsidDel="008A3AE2">
          <w:rPr>
            <w:lang w:val="en-GB" w:bidi="en-GB"/>
          </w:rPr>
          <w:delText xml:space="preserve">and </w:delText>
        </w:r>
      </w:del>
      <w:ins w:id="168" w:author="Rémi VEZY" w:date="2026-04-01T17:06:00Z" w16du:dateUtc="2026-04-01T15:06:00Z">
        <w:r w:rsidR="008A3AE2">
          <w:rPr>
            <w:lang w:val="en-GB" w:bidi="en-GB"/>
          </w:rPr>
          <w:t>to</w:t>
        </w:r>
        <w:r w:rsidR="008A3AE2">
          <w:rPr>
            <w:lang w:val="en-GB" w:bidi="en-GB"/>
          </w:rPr>
          <w:t xml:space="preserve"> </w:t>
        </w:r>
      </w:ins>
      <w:r w:rsidR="000A6C2D">
        <w:rPr>
          <w:lang w:val="en-GB" w:bidi="en-GB"/>
        </w:rPr>
        <w:t xml:space="preserve">December 2025, </w:t>
      </w:r>
      <w:del w:id="169" w:author="Rémi VEZY" w:date="2026-04-01T17:06:00Z" w16du:dateUtc="2026-04-01T15:06:00Z">
        <w:r w:rsidR="000A6C2D" w:rsidDel="007F6F94">
          <w:rPr>
            <w:lang w:val="en-GB" w:bidi="en-GB"/>
          </w:rPr>
          <w:delText xml:space="preserve">to calculate </w:delText>
        </w:r>
      </w:del>
      <w:ins w:id="170" w:author="Rémi VEZY" w:date="2026-04-01T17:06:00Z" w16du:dateUtc="2026-04-01T15:06:00Z">
        <w:r w:rsidR="007F6F94">
          <w:rPr>
            <w:lang w:val="en-GB" w:bidi="en-GB"/>
          </w:rPr>
          <w:t xml:space="preserve">and used these simulations </w:t>
        </w:r>
      </w:ins>
      <w:ins w:id="171" w:author="Rémi VEZY" w:date="2026-04-01T17:25:00Z" w16du:dateUtc="2026-04-01T15:25:00Z">
        <w:r w:rsidR="00E75120">
          <w:rPr>
            <w:lang w:val="en-GB" w:bidi="en-GB"/>
          </w:rPr>
          <w:t>t</w:t>
        </w:r>
      </w:ins>
      <w:ins w:id="172" w:author="Rémi VEZY" w:date="2026-04-01T17:06:00Z" w16du:dateUtc="2026-04-01T15:06:00Z">
        <w:r w:rsidR="007F6F94">
          <w:rPr>
            <w:lang w:val="en-GB" w:bidi="en-GB"/>
          </w:rPr>
          <w:t xml:space="preserve">o calculate </w:t>
        </w:r>
      </w:ins>
      <w:r w:rsidR="000A6C2D">
        <w:rPr>
          <w:lang w:val="en-GB" w:bidi="en-GB"/>
        </w:rPr>
        <w:t>SF and LHI</w:t>
      </w:r>
      <w:del w:id="173" w:author="Rémi VEZY" w:date="2026-04-01T17:06:00Z" w16du:dateUtc="2026-04-01T15:06:00Z">
        <w:r w:rsidR="000A6C2D" w:rsidDel="007F6F94">
          <w:rPr>
            <w:lang w:val="en-GB" w:bidi="en-GB"/>
          </w:rPr>
          <w:delText xml:space="preserve"> values for each configuration of fixed AgriPV system</w:delText>
        </w:r>
      </w:del>
      <w:r w:rsidR="000A6C2D">
        <w:rPr>
          <w:lang w:val="en-GB" w:bidi="en-GB"/>
        </w:rPr>
        <w:t>.</w:t>
      </w:r>
      <w:r w:rsidR="000A6C2D">
        <w:rPr>
          <w:lang w:val="en-GB"/>
        </w:rPr>
        <w:t xml:space="preserve"> </w:t>
      </w:r>
      <w:r w:rsidR="0029276E">
        <w:rPr>
          <w:lang w:val="en-GB"/>
        </w:rPr>
        <w:t>T</w:t>
      </w:r>
      <w:commentRangeStart w:id="174"/>
      <w:r w:rsidR="0029276E">
        <w:rPr>
          <w:lang w:val="en-GB"/>
        </w:rPr>
        <w:t xml:space="preserve">wo </w:t>
      </w:r>
      <w:ins w:id="175" w:author="Rémi VEZY" w:date="2026-04-01T17:06:00Z" w16du:dateUtc="2026-04-01T15:06:00Z">
        <w:r w:rsidR="000A6F8F">
          <w:rPr>
            <w:lang w:val="en-GB"/>
          </w:rPr>
          <w:t xml:space="preserve">configurations had horizontal </w:t>
        </w:r>
      </w:ins>
      <w:ins w:id="176" w:author="Rémi VEZY" w:date="2026-04-01T17:07:00Z" w16du:dateUtc="2026-04-01T15:07:00Z">
        <w:r w:rsidR="000A6F8F">
          <w:rPr>
            <w:lang w:val="en-GB"/>
          </w:rPr>
          <w:t xml:space="preserve">panels </w:t>
        </w:r>
      </w:ins>
      <w:del w:id="177" w:author="Rémi VEZY" w:date="2026-04-01T17:06:00Z" w16du:dateUtc="2026-04-01T15:06:00Z">
        <w:r w:rsidR="0029276E" w:rsidDel="000A6F8F">
          <w:rPr>
            <w:lang w:val="en-GB"/>
          </w:rPr>
          <w:delText xml:space="preserve">of the modelled AgriPV systems </w:delText>
        </w:r>
      </w:del>
      <w:del w:id="178" w:author="Rémi VEZY" w:date="2026-04-01T17:07:00Z" w16du:dateUtc="2026-04-01T15:07:00Z">
        <w:r w:rsidR="0029276E" w:rsidDel="000A6F8F">
          <w:rPr>
            <w:lang w:val="en-GB"/>
          </w:rPr>
          <w:delText xml:space="preserve">shows a zero-inclination angle </w:delText>
        </w:r>
      </w:del>
      <w:ins w:id="179" w:author="Rémi VEZY" w:date="2026-04-01T17:07:00Z" w16du:dateUtc="2026-04-01T15:07:00Z">
        <w:r w:rsidR="000A6F8F">
          <w:rPr>
            <w:lang w:val="en-GB"/>
          </w:rPr>
          <w:t>(0° tilt)</w:t>
        </w:r>
        <w:r w:rsidR="00874586">
          <w:rPr>
            <w:lang w:val="en-GB"/>
          </w:rPr>
          <w:t>,</w:t>
        </w:r>
        <w:r w:rsidR="000A6F8F">
          <w:rPr>
            <w:lang w:val="en-GB"/>
          </w:rPr>
          <w:t xml:space="preserve"> </w:t>
        </w:r>
      </w:ins>
      <w:del w:id="180" w:author="Rémi VEZY" w:date="2026-04-01T17:07:00Z" w16du:dateUtc="2026-04-01T15:07:00Z">
        <w:r w:rsidR="0029276E" w:rsidDel="00874586">
          <w:rPr>
            <w:lang w:val="en-GB"/>
          </w:rPr>
          <w:delText xml:space="preserve">for the PV modules, with </w:delText>
        </w:r>
      </w:del>
      <w:r w:rsidR="0029276E">
        <w:rPr>
          <w:lang w:val="en-GB"/>
        </w:rPr>
        <w:t xml:space="preserve">one </w:t>
      </w:r>
      <w:del w:id="181" w:author="Rémi VEZY" w:date="2026-04-01T17:07:00Z" w16du:dateUtc="2026-04-01T15:07:00Z">
        <w:r w:rsidR="0029276E" w:rsidDel="00874586">
          <w:rPr>
            <w:lang w:val="en-GB"/>
          </w:rPr>
          <w:delText xml:space="preserve">having </w:delText>
        </w:r>
      </w:del>
      <w:ins w:id="182" w:author="Rémi VEZY" w:date="2026-04-01T17:07:00Z" w16du:dateUtc="2026-04-01T15:07:00Z">
        <w:r w:rsidR="00874586">
          <w:rPr>
            <w:lang w:val="en-GB"/>
          </w:rPr>
          <w:t xml:space="preserve">with </w:t>
        </w:r>
      </w:ins>
      <w:r w:rsidR="0029276E">
        <w:rPr>
          <w:lang w:val="en-GB"/>
        </w:rPr>
        <w:t>North-South (NS) row</w:t>
      </w:r>
      <w:ins w:id="183" w:author="Rémi VEZY" w:date="2026-04-01T17:07:00Z" w16du:dateUtc="2026-04-01T15:07:00Z">
        <w:r w:rsidR="00874586">
          <w:rPr>
            <w:lang w:val="en-GB"/>
          </w:rPr>
          <w:t xml:space="preserve"> orientation</w:t>
        </w:r>
      </w:ins>
      <w:del w:id="184" w:author="Rémi VEZY" w:date="2026-04-01T17:07:00Z" w16du:dateUtc="2026-04-01T15:07:00Z">
        <w:r w:rsidR="0029276E" w:rsidDel="00874586">
          <w:rPr>
            <w:lang w:val="en-GB"/>
          </w:rPr>
          <w:delText>s</w:delText>
        </w:r>
      </w:del>
      <w:r w:rsidR="0029276E">
        <w:rPr>
          <w:lang w:val="en-GB"/>
        </w:rPr>
        <w:t xml:space="preserve"> and one </w:t>
      </w:r>
      <w:del w:id="185" w:author="Rémi VEZY" w:date="2026-04-01T17:07:00Z" w16du:dateUtc="2026-04-01T15:07:00Z">
        <w:r w:rsidR="0029276E" w:rsidDel="000144CD">
          <w:rPr>
            <w:lang w:val="en-GB"/>
          </w:rPr>
          <w:delText xml:space="preserve">having </w:delText>
        </w:r>
      </w:del>
      <w:ins w:id="186" w:author="Rémi VEZY" w:date="2026-04-01T17:07:00Z" w16du:dateUtc="2026-04-01T15:07:00Z">
        <w:r w:rsidR="000144CD">
          <w:rPr>
            <w:lang w:val="en-GB"/>
          </w:rPr>
          <w:t>with</w:t>
        </w:r>
        <w:r w:rsidR="000144CD">
          <w:rPr>
            <w:lang w:val="en-GB"/>
          </w:rPr>
          <w:t xml:space="preserve"> </w:t>
        </w:r>
      </w:ins>
      <w:r w:rsidR="0029276E">
        <w:rPr>
          <w:lang w:val="en-GB"/>
        </w:rPr>
        <w:t>East-West (EW) row</w:t>
      </w:r>
      <w:ins w:id="187" w:author="Rémi VEZY" w:date="2026-04-01T17:07:00Z" w16du:dateUtc="2026-04-01T15:07:00Z">
        <w:r w:rsidR="000144CD">
          <w:rPr>
            <w:lang w:val="en-GB"/>
          </w:rPr>
          <w:t xml:space="preserve"> orientations</w:t>
        </w:r>
      </w:ins>
      <w:del w:id="188" w:author="Rémi VEZY" w:date="2026-04-01T17:07:00Z" w16du:dateUtc="2026-04-01T15:07:00Z">
        <w:r w:rsidR="0029276E" w:rsidDel="000144CD">
          <w:rPr>
            <w:lang w:val="en-GB"/>
          </w:rPr>
          <w:delText>s</w:delText>
        </w:r>
      </w:del>
      <w:r w:rsidR="0029276E">
        <w:rPr>
          <w:lang w:val="en-GB"/>
        </w:rPr>
        <w:t xml:space="preserve">. The </w:t>
      </w:r>
      <w:r w:rsidR="005D1E39">
        <w:rPr>
          <w:lang w:val="en-GB"/>
        </w:rPr>
        <w:t>four</w:t>
      </w:r>
      <w:r w:rsidR="0029276E">
        <w:rPr>
          <w:lang w:val="en-GB"/>
        </w:rPr>
        <w:t xml:space="preserve"> </w:t>
      </w:r>
      <w:del w:id="189" w:author="Rémi VEZY" w:date="2026-04-01T17:07:00Z" w16du:dateUtc="2026-04-01T15:07:00Z">
        <w:r w:rsidR="0029276E" w:rsidDel="00556A9B">
          <w:rPr>
            <w:lang w:val="en-GB"/>
          </w:rPr>
          <w:delText xml:space="preserve">others </w:delText>
        </w:r>
      </w:del>
      <w:ins w:id="190" w:author="Rémi VEZY" w:date="2026-04-01T17:07:00Z" w16du:dateUtc="2026-04-01T15:07:00Z">
        <w:r w:rsidR="00556A9B">
          <w:rPr>
            <w:lang w:val="en-GB"/>
          </w:rPr>
          <w:t>remain</w:t>
        </w:r>
      </w:ins>
      <w:ins w:id="191" w:author="Rémi VEZY" w:date="2026-04-01T17:08:00Z" w16du:dateUtc="2026-04-01T15:08:00Z">
        <w:r w:rsidR="00556A9B">
          <w:rPr>
            <w:lang w:val="en-GB"/>
          </w:rPr>
          <w:t>ing</w:t>
        </w:r>
      </w:ins>
      <w:ins w:id="192" w:author="Rémi VEZY" w:date="2026-04-01T17:07:00Z" w16du:dateUtc="2026-04-01T15:07:00Z">
        <w:r w:rsidR="00556A9B">
          <w:rPr>
            <w:lang w:val="en-GB"/>
          </w:rPr>
          <w:t xml:space="preserve"> </w:t>
        </w:r>
      </w:ins>
      <w:del w:id="193" w:author="Rémi VEZY" w:date="2026-04-01T17:08:00Z" w16du:dateUtc="2026-04-01T15:08:00Z">
        <w:r w:rsidR="0029276E" w:rsidDel="00556A9B">
          <w:rPr>
            <w:lang w:val="en-GB"/>
          </w:rPr>
          <w:delText xml:space="preserve">AgriPV systems </w:delText>
        </w:r>
      </w:del>
      <w:ins w:id="194" w:author="Rémi VEZY" w:date="2026-04-01T17:08:00Z" w16du:dateUtc="2026-04-01T15:08:00Z">
        <w:r w:rsidR="00556A9B">
          <w:rPr>
            <w:lang w:val="en-GB"/>
          </w:rPr>
          <w:t xml:space="preserve">configurations </w:t>
        </w:r>
      </w:ins>
      <w:r w:rsidR="0029276E">
        <w:rPr>
          <w:lang w:val="en-GB"/>
        </w:rPr>
        <w:t>ha</w:t>
      </w:r>
      <w:ins w:id="195" w:author="Rémi VEZY" w:date="2026-04-01T17:08:00Z" w16du:dateUtc="2026-04-01T15:08:00Z">
        <w:r w:rsidR="00556A9B">
          <w:rPr>
            <w:lang w:val="en-GB"/>
          </w:rPr>
          <w:t>d</w:t>
        </w:r>
      </w:ins>
      <w:del w:id="196" w:author="Rémi VEZY" w:date="2026-04-01T17:08:00Z" w16du:dateUtc="2026-04-01T15:08:00Z">
        <w:r w:rsidR="0029276E" w:rsidDel="00556A9B">
          <w:rPr>
            <w:lang w:val="en-GB"/>
          </w:rPr>
          <w:delText>ve</w:delText>
        </w:r>
      </w:del>
      <w:r w:rsidR="0029276E">
        <w:rPr>
          <w:lang w:val="en-GB"/>
        </w:rPr>
        <w:t xml:space="preserve"> a</w:t>
      </w:r>
      <w:del w:id="197" w:author="Rémi VEZY" w:date="2026-04-01T17:08:00Z" w16du:dateUtc="2026-04-01T15:08:00Z">
        <w:r w:rsidR="0029276E" w:rsidDel="00556A9B">
          <w:rPr>
            <w:lang w:val="en-GB"/>
          </w:rPr>
          <w:delText>n</w:delText>
        </w:r>
      </w:del>
      <w:r w:rsidR="0029276E">
        <w:rPr>
          <w:lang w:val="en-GB"/>
        </w:rPr>
        <w:t xml:space="preserve"> </w:t>
      </w:r>
      <w:del w:id="198" w:author="Rémi VEZY" w:date="2026-04-01T17:08:00Z" w16du:dateUtc="2026-04-01T15:08:00Z">
        <w:r w:rsidR="0029276E" w:rsidDel="00556A9B">
          <w:rPr>
            <w:lang w:val="en-GB"/>
          </w:rPr>
          <w:delText xml:space="preserve">inclination </w:delText>
        </w:r>
      </w:del>
      <w:ins w:id="199" w:author="Rémi VEZY" w:date="2026-04-01T17:08:00Z" w16du:dateUtc="2026-04-01T15:08:00Z">
        <w:r w:rsidR="00556A9B">
          <w:rPr>
            <w:lang w:val="en-GB"/>
          </w:rPr>
          <w:t xml:space="preserve">tilt </w:t>
        </w:r>
      </w:ins>
      <w:r w:rsidR="0029276E">
        <w:rPr>
          <w:lang w:val="en-GB"/>
        </w:rPr>
        <w:t xml:space="preserve">angle of </w:t>
      </w:r>
      <w:r w:rsidR="0037484F">
        <w:rPr>
          <w:lang w:val="en-GB"/>
        </w:rPr>
        <w:t>39</w:t>
      </w:r>
      <w:r w:rsidR="0029276E">
        <w:rPr>
          <w:lang w:val="en-GB"/>
        </w:rPr>
        <w:t>°</w:t>
      </w:r>
      <w:ins w:id="200" w:author="Rémi VEZY" w:date="2026-04-01T17:08:00Z" w16du:dateUtc="2026-04-01T15:08:00Z">
        <w:r w:rsidR="00F44E0F">
          <w:rPr>
            <w:lang w:val="en-GB"/>
          </w:rPr>
          <w:t xml:space="preserve">, corresponding to the </w:t>
        </w:r>
      </w:ins>
      <w:del w:id="201" w:author="Rémi VEZY" w:date="2026-04-01T17:08:00Z" w16du:dateUtc="2026-04-01T15:08:00Z">
        <w:r w:rsidR="0029276E" w:rsidDel="00F44E0F">
          <w:rPr>
            <w:lang w:val="en-GB"/>
          </w:rPr>
          <w:delText xml:space="preserve"> (which is the </w:delText>
        </w:r>
      </w:del>
      <w:r w:rsidR="0029276E">
        <w:rPr>
          <w:lang w:val="en-GB"/>
        </w:rPr>
        <w:t>optim</w:t>
      </w:r>
      <w:ins w:id="202" w:author="Rémi VEZY" w:date="2026-04-01T17:08:00Z" w16du:dateUtc="2026-04-01T15:08:00Z">
        <w:r w:rsidR="00F44E0F">
          <w:rPr>
            <w:lang w:val="en-GB"/>
          </w:rPr>
          <w:t>um tilt for south-facin</w:t>
        </w:r>
      </w:ins>
      <w:ins w:id="203" w:author="Rémi VEZY" w:date="2026-04-01T17:09:00Z" w16du:dateUtc="2026-04-01T15:09:00Z">
        <w:r w:rsidR="00F44E0F">
          <w:rPr>
            <w:lang w:val="en-GB"/>
          </w:rPr>
          <w:t xml:space="preserve">g photovoltaic installations in </w:t>
        </w:r>
      </w:ins>
      <w:del w:id="204" w:author="Rémi VEZY" w:date="2026-04-01T17:08:00Z" w16du:dateUtc="2026-04-01T15:08:00Z">
        <w:r w:rsidR="0029276E" w:rsidDel="00F44E0F">
          <w:rPr>
            <w:lang w:val="en-GB"/>
          </w:rPr>
          <w:delText>al</w:delText>
        </w:r>
      </w:del>
      <w:del w:id="205" w:author="Rémi VEZY" w:date="2026-04-01T17:09:00Z" w16du:dateUtc="2026-04-01T15:09:00Z">
        <w:r w:rsidR="0029276E" w:rsidDel="00F44E0F">
          <w:rPr>
            <w:lang w:val="en-GB"/>
          </w:rPr>
          <w:delText xml:space="preserve"> angle for South facing PV installations </w:delText>
        </w:r>
        <w:r w:rsidR="005D1E39" w:rsidDel="00F44E0F">
          <w:rPr>
            <w:lang w:val="en-GB"/>
          </w:rPr>
          <w:delText>in</w:delText>
        </w:r>
      </w:del>
      <w:r w:rsidR="005D1E39">
        <w:rPr>
          <w:lang w:val="en-GB"/>
        </w:rPr>
        <w:t xml:space="preserve"> Montpellier</w:t>
      </w:r>
      <w:del w:id="206" w:author="Rémi VEZY" w:date="2026-04-01T17:09:00Z" w16du:dateUtc="2026-04-01T15:09:00Z">
        <w:r w:rsidR="005D1E39" w:rsidDel="00E96904">
          <w:rPr>
            <w:lang w:val="en-GB"/>
          </w:rPr>
          <w:delText>, calculated with</w:delText>
        </w:r>
      </w:del>
      <w:ins w:id="207" w:author="Rémi VEZY" w:date="2026-04-01T17:09:00Z" w16du:dateUtc="2026-04-01T15:09:00Z">
        <w:r w:rsidR="00E96904">
          <w:rPr>
            <w:lang w:val="en-GB"/>
          </w:rPr>
          <w:t xml:space="preserve"> according to</w:t>
        </w:r>
      </w:ins>
      <w:r w:rsidR="005D1E39">
        <w:rPr>
          <w:lang w:val="en-GB"/>
        </w:rPr>
        <w:t xml:space="preserve"> PVGIS</w:t>
      </w:r>
      <w:r w:rsidR="00C16237">
        <w:rPr>
          <w:lang w:val="en-GB"/>
        </w:rPr>
        <w:t xml:space="preserve"> (source?)</w:t>
      </w:r>
      <w:r w:rsidR="005D1E39">
        <w:rPr>
          <w:lang w:val="en-GB"/>
        </w:rPr>
        <w:t xml:space="preserve">), </w:t>
      </w:r>
      <w:del w:id="208" w:author="Rémi VEZY" w:date="2026-04-01T17:09:00Z" w16du:dateUtc="2026-04-01T15:09:00Z">
        <w:r w:rsidR="005D1E39" w:rsidDel="00E96904">
          <w:rPr>
            <w:lang w:val="en-GB"/>
          </w:rPr>
          <w:delText xml:space="preserve">each </w:delText>
        </w:r>
      </w:del>
      <w:ins w:id="209" w:author="Rémi VEZY" w:date="2026-04-01T17:09:00Z" w16du:dateUtc="2026-04-01T15:09:00Z">
        <w:r w:rsidR="00E96904">
          <w:rPr>
            <w:lang w:val="en-GB"/>
          </w:rPr>
          <w:t xml:space="preserve">and were oriented toward the </w:t>
        </w:r>
      </w:ins>
      <w:del w:id="210" w:author="Rémi VEZY" w:date="2026-04-01T17:09:00Z" w16du:dateUtc="2026-04-01T15:09:00Z">
        <w:r w:rsidR="005D1E39" w:rsidDel="00E96904">
          <w:rPr>
            <w:lang w:val="en-GB"/>
          </w:rPr>
          <w:delText xml:space="preserve">facing </w:delText>
        </w:r>
      </w:del>
      <w:r w:rsidR="005D1E39">
        <w:rPr>
          <w:lang w:val="en-GB"/>
        </w:rPr>
        <w:t>North, West, South and East.</w:t>
      </w:r>
      <w:commentRangeEnd w:id="174"/>
      <w:r w:rsidR="00A47BCF">
        <w:rPr>
          <w:rStyle w:val="Marquedecommentaire"/>
          <w:sz w:val="22"/>
          <w:szCs w:val="22"/>
          <w:lang w:val="en-GB"/>
        </w:rPr>
        <w:commentReference w:id="174"/>
      </w:r>
    </w:p>
    <w:p w14:paraId="6D234219" w14:textId="7CABB10A" w:rsidR="000A5AA8" w:rsidRDefault="000A5AA8">
      <w:pPr>
        <w:jc w:val="both"/>
        <w:rPr>
          <w:lang w:val="en-GB"/>
        </w:rPr>
      </w:pPr>
    </w:p>
    <w:p w14:paraId="2EE4DA5D" w14:textId="1B3E8121" w:rsidR="00970432" w:rsidRDefault="009B1BCA" w:rsidP="00202900">
      <w:pPr>
        <w:jc w:val="both"/>
        <w:rPr>
          <w:ins w:id="211" w:author="Rémi VEZY" w:date="2026-04-01T17:13:00Z" w16du:dateUtc="2026-04-01T15:13:00Z"/>
          <w:lang w:val="en-GB"/>
        </w:rPr>
      </w:pPr>
      <w:ins w:id="212" w:author="Rémi VEZY" w:date="2026-04-01T17:13:00Z" w16du:dateUtc="2026-04-01T15:13:00Z">
        <w:r>
          <w:rPr>
            <w:lang w:val="en-GB"/>
          </w:rPr>
          <w:t xml:space="preserve">We used </w:t>
        </w:r>
        <w:r>
          <w:rPr>
            <w:lang w:val="en-GB"/>
          </w:rPr>
          <w:t xml:space="preserve">the </w:t>
        </w:r>
        <w:r>
          <w:rPr>
            <w:lang w:val="en-GB"/>
          </w:rPr>
          <w:t xml:space="preserve">STICS </w:t>
        </w:r>
        <w:r>
          <w:rPr>
            <w:lang w:val="en-GB"/>
          </w:rPr>
          <w:t xml:space="preserve">soil-crop model </w:t>
        </w:r>
        <w:r>
          <w:rPr>
            <w:lang w:val="en-GB"/>
          </w:rPr>
          <w:t>(</w:t>
        </w:r>
        <w:commentRangeStart w:id="213"/>
        <w:r>
          <w:rPr>
            <w:lang w:val="en-GB"/>
          </w:rPr>
          <w:t>source</w:t>
        </w:r>
      </w:ins>
      <w:commentRangeEnd w:id="213"/>
      <w:r w:rsidR="00E75120">
        <w:rPr>
          <w:rStyle w:val="Marquedecommentaire"/>
          <w:sz w:val="22"/>
          <w:szCs w:val="22"/>
          <w:lang w:val="en-GB"/>
        </w:rPr>
        <w:commentReference w:id="213"/>
      </w:r>
      <w:ins w:id="214" w:author="Rémi VEZY" w:date="2026-04-01T17:13:00Z" w16du:dateUtc="2026-04-01T15:13:00Z">
        <w:r>
          <w:rPr>
            <w:lang w:val="en-GB"/>
          </w:rPr>
          <w:t xml:space="preserve">?) </w:t>
        </w:r>
        <w:r>
          <w:rPr>
            <w:lang w:val="en-GB"/>
          </w:rPr>
          <w:t xml:space="preserve">to </w:t>
        </w:r>
      </w:ins>
      <w:ins w:id="215" w:author="Rémi VEZY" w:date="2026-04-01T17:15:00Z" w16du:dateUtc="2026-04-01T15:15:00Z">
        <w:r w:rsidR="00CE1176">
          <w:rPr>
            <w:lang w:val="en-GB"/>
          </w:rPr>
          <w:t>simulate</w:t>
        </w:r>
      </w:ins>
      <w:ins w:id="216" w:author="Rémi VEZY" w:date="2026-04-01T17:13:00Z" w16du:dateUtc="2026-04-01T15:13:00Z">
        <w:r>
          <w:rPr>
            <w:lang w:val="en-GB"/>
          </w:rPr>
          <w:t xml:space="preserve"> crop development</w:t>
        </w:r>
        <w:r>
          <w:rPr>
            <w:lang w:val="en-GB"/>
          </w:rPr>
          <w:t xml:space="preserve">. </w:t>
        </w:r>
      </w:ins>
      <w:del w:id="217" w:author="Rémi VEZY" w:date="2026-04-01T17:11:00Z" w16du:dateUtc="2026-04-01T15:11:00Z">
        <w:r w:rsidR="000A5AA8" w:rsidDel="00356391">
          <w:rPr>
            <w:lang w:val="en-GB"/>
          </w:rPr>
          <w:delText xml:space="preserve">To simulate </w:delText>
        </w:r>
        <w:r w:rsidR="000A5AA8" w:rsidDel="00E25B9B">
          <w:rPr>
            <w:lang w:val="en-GB"/>
          </w:rPr>
          <w:delText xml:space="preserve">the </w:delText>
        </w:r>
        <w:r w:rsidR="000A5AA8" w:rsidDel="00356391">
          <w:rPr>
            <w:lang w:val="en-GB"/>
          </w:rPr>
          <w:delText xml:space="preserve">crop </w:delText>
        </w:r>
        <w:r w:rsidR="00344E92" w:rsidDel="00356391">
          <w:rPr>
            <w:lang w:val="en-GB"/>
          </w:rPr>
          <w:delText>growth, we</w:delText>
        </w:r>
      </w:del>
      <w:del w:id="218" w:author="Rémi VEZY" w:date="2026-04-01T17:09:00Z" w16du:dateUtc="2026-04-01T15:09:00Z">
        <w:r w:rsidR="00344E92" w:rsidDel="00406E2B">
          <w:rPr>
            <w:lang w:val="en-GB"/>
          </w:rPr>
          <w:delText>’ve</w:delText>
        </w:r>
      </w:del>
      <w:del w:id="219" w:author="Rémi VEZY" w:date="2026-04-01T17:11:00Z" w16du:dateUtc="2026-04-01T15:11:00Z">
        <w:r w:rsidR="00344E92" w:rsidDel="00356391">
          <w:rPr>
            <w:lang w:val="en-GB"/>
          </w:rPr>
          <w:delText xml:space="preserve"> made </w:delText>
        </w:r>
      </w:del>
      <w:del w:id="220" w:author="Rémi VEZY" w:date="2026-04-01T17:10:00Z" w16du:dateUtc="2026-04-01T15:10:00Z">
        <w:r w:rsidR="00344E92" w:rsidDel="00FB3F70">
          <w:rPr>
            <w:lang w:val="en-GB"/>
          </w:rPr>
          <w:delText>a s</w:delText>
        </w:r>
        <w:r w:rsidR="00C22339" w:rsidDel="00FB3F70">
          <w:rPr>
            <w:lang w:val="en-GB"/>
          </w:rPr>
          <w:delText xml:space="preserve">trong </w:delText>
        </w:r>
      </w:del>
      <w:del w:id="221" w:author="Rémi VEZY" w:date="2026-04-01T17:11:00Z" w16du:dateUtc="2026-04-01T15:11:00Z">
        <w:r w:rsidR="00C22339" w:rsidDel="00356391">
          <w:rPr>
            <w:lang w:val="en-GB"/>
          </w:rPr>
          <w:delText xml:space="preserve">assumption that </w:delText>
        </w:r>
      </w:del>
      <w:del w:id="222" w:author="Rémi VEZY" w:date="2026-04-01T17:10:00Z" w16du:dateUtc="2026-04-01T15:10:00Z">
        <w:r w:rsidR="00C22339" w:rsidDel="002F4EB6">
          <w:rPr>
            <w:lang w:val="en-GB"/>
          </w:rPr>
          <w:delText xml:space="preserve">the </w:delText>
        </w:r>
      </w:del>
      <w:del w:id="223" w:author="Rémi VEZY" w:date="2026-04-01T17:11:00Z" w16du:dateUtc="2026-04-01T15:11:00Z">
        <w:r w:rsidR="00C22339" w:rsidDel="00356391">
          <w:rPr>
            <w:lang w:val="en-GB"/>
          </w:rPr>
          <w:delText xml:space="preserve">crop </w:delText>
        </w:r>
      </w:del>
      <w:del w:id="224" w:author="Rémi VEZY" w:date="2026-04-01T17:10:00Z" w16du:dateUtc="2026-04-01T15:10:00Z">
        <w:r w:rsidR="00C22339" w:rsidDel="002F4EB6">
          <w:rPr>
            <w:lang w:val="en-GB"/>
          </w:rPr>
          <w:delText xml:space="preserve">growth is </w:delText>
        </w:r>
      </w:del>
      <w:del w:id="225" w:author="Rémi VEZY" w:date="2026-04-01T17:11:00Z" w16du:dateUtc="2026-04-01T15:11:00Z">
        <w:r w:rsidR="00C22339" w:rsidDel="00356391">
          <w:rPr>
            <w:lang w:val="en-GB"/>
          </w:rPr>
          <w:delText xml:space="preserve">uniform, </w:delText>
        </w:r>
      </w:del>
      <w:del w:id="226" w:author="Rémi VEZY" w:date="2026-04-01T17:10:00Z" w16du:dateUtc="2026-04-01T15:10:00Z">
        <w:r w:rsidR="00C22339" w:rsidDel="00B7573A">
          <w:rPr>
            <w:lang w:val="en-GB"/>
          </w:rPr>
          <w:delText>independently from the inhomo</w:delText>
        </w:r>
      </w:del>
      <w:del w:id="227" w:author="Rémi VEZY" w:date="2026-04-01T17:11:00Z" w16du:dateUtc="2026-04-01T15:11:00Z">
        <w:r w:rsidR="00C22339" w:rsidDel="00356391">
          <w:rPr>
            <w:lang w:val="en-GB"/>
          </w:rPr>
          <w:delText xml:space="preserve">geneity </w:delText>
        </w:r>
      </w:del>
      <w:del w:id="228" w:author="Rémi VEZY" w:date="2026-04-01T17:10:00Z" w16du:dateUtc="2026-04-01T15:10:00Z">
        <w:r w:rsidR="00C22339" w:rsidDel="00B7573A">
          <w:rPr>
            <w:lang w:val="en-GB"/>
          </w:rPr>
          <w:delText xml:space="preserve">of solar </w:delText>
        </w:r>
      </w:del>
      <w:del w:id="229" w:author="Rémi VEZY" w:date="2026-04-01T17:11:00Z" w16du:dateUtc="2026-04-01T15:11:00Z">
        <w:r w:rsidR="00C22339" w:rsidDel="00356391">
          <w:rPr>
            <w:lang w:val="en-GB"/>
          </w:rPr>
          <w:delText>radiation</w:delText>
        </w:r>
      </w:del>
      <w:del w:id="230" w:author="Rémi VEZY" w:date="2026-04-01T17:10:00Z" w16du:dateUtc="2026-04-01T15:10:00Z">
        <w:r w:rsidR="00C22339" w:rsidDel="00B7573A">
          <w:rPr>
            <w:lang w:val="en-GB"/>
          </w:rPr>
          <w:delText>s</w:delText>
        </w:r>
      </w:del>
      <w:del w:id="231" w:author="Rémi VEZY" w:date="2026-04-01T17:11:00Z" w16du:dateUtc="2026-04-01T15:11:00Z">
        <w:r w:rsidR="00C22339" w:rsidDel="00356391">
          <w:rPr>
            <w:lang w:val="en-GB"/>
          </w:rPr>
          <w:delText>.</w:delText>
        </w:r>
        <w:r w:rsidR="00344E92" w:rsidDel="00356391">
          <w:rPr>
            <w:lang w:val="en-GB"/>
          </w:rPr>
          <w:delText xml:space="preserve"> </w:delText>
        </w:r>
      </w:del>
      <w:del w:id="232" w:author="Rémi VEZY" w:date="2026-04-01T17:14:00Z" w16du:dateUtc="2026-04-01T15:14:00Z">
        <w:r w:rsidR="00344E92" w:rsidDel="00EC5F9A">
          <w:rPr>
            <w:lang w:val="en-GB"/>
          </w:rPr>
          <w:delText xml:space="preserve">The </w:delText>
        </w:r>
      </w:del>
      <w:del w:id="233" w:author="Rémi VEZY" w:date="2026-04-01T17:11:00Z" w16du:dateUtc="2026-04-01T15:11:00Z">
        <w:r w:rsidR="00344E92" w:rsidDel="00356391">
          <w:rPr>
            <w:lang w:val="en-GB"/>
          </w:rPr>
          <w:delText xml:space="preserve">phenological stage parameters and </w:delText>
        </w:r>
      </w:del>
      <w:del w:id="234" w:author="Rémi VEZY" w:date="2026-04-01T17:14:00Z" w16du:dateUtc="2026-04-01T15:14:00Z">
        <w:r w:rsidR="00344E92" w:rsidDel="00EC5F9A">
          <w:rPr>
            <w:lang w:val="en-GB"/>
          </w:rPr>
          <w:delText xml:space="preserve">3D models of </w:delText>
        </w:r>
      </w:del>
      <w:del w:id="235" w:author="Rémi VEZY" w:date="2026-04-01T17:11:00Z" w16du:dateUtc="2026-04-01T15:11:00Z">
        <w:r w:rsidR="00344E92" w:rsidDel="00356391">
          <w:rPr>
            <w:lang w:val="en-GB"/>
          </w:rPr>
          <w:delText xml:space="preserve">growing crop </w:delText>
        </w:r>
      </w:del>
      <w:del w:id="236" w:author="Rémi VEZY" w:date="2026-04-01T17:14:00Z" w16du:dateUtc="2026-04-01T15:14:00Z">
        <w:r w:rsidR="00344E92" w:rsidDel="00EC5F9A">
          <w:rPr>
            <w:lang w:val="en-GB"/>
          </w:rPr>
          <w:delText xml:space="preserve">were acquired using </w:delText>
        </w:r>
      </w:del>
      <w:r w:rsidR="00344E92">
        <w:rPr>
          <w:lang w:val="en-GB"/>
        </w:rPr>
        <w:t>ArchiCrop</w:t>
      </w:r>
      <w:r w:rsidR="00C16237">
        <w:rPr>
          <w:lang w:val="en-GB"/>
        </w:rPr>
        <w:t xml:space="preserve"> (</w:t>
      </w:r>
      <w:commentRangeStart w:id="237"/>
      <w:commentRangeStart w:id="238"/>
      <w:r w:rsidR="00C16237">
        <w:rPr>
          <w:lang w:val="en-GB"/>
        </w:rPr>
        <w:t>source</w:t>
      </w:r>
      <w:commentRangeEnd w:id="237"/>
      <w:r w:rsidR="00E75120">
        <w:rPr>
          <w:rStyle w:val="Marquedecommentaire"/>
          <w:sz w:val="22"/>
          <w:szCs w:val="22"/>
          <w:lang w:val="en-GB"/>
        </w:rPr>
        <w:commentReference w:id="237"/>
      </w:r>
      <w:commentRangeEnd w:id="238"/>
      <w:r w:rsidR="00E75120">
        <w:rPr>
          <w:rStyle w:val="Marquedecommentaire"/>
          <w:sz w:val="22"/>
          <w:szCs w:val="22"/>
          <w:lang w:val="en-GB"/>
        </w:rPr>
        <w:commentReference w:id="238"/>
      </w:r>
      <w:r w:rsidR="00C16237">
        <w:rPr>
          <w:lang w:val="en-GB"/>
        </w:rPr>
        <w:t>?)</w:t>
      </w:r>
      <w:del w:id="239" w:author="Rémi VEZY" w:date="2026-04-01T17:14:00Z" w16du:dateUtc="2026-04-01T15:14:00Z">
        <w:r w:rsidR="00344E92" w:rsidDel="00982831">
          <w:rPr>
            <w:lang w:val="en-GB"/>
          </w:rPr>
          <w:delText>,</w:delText>
        </w:r>
      </w:del>
      <w:ins w:id="240" w:author="Rémi VEZY" w:date="2026-04-01T17:14:00Z" w16du:dateUtc="2026-04-01T15:14:00Z">
        <w:r w:rsidR="00982831">
          <w:rPr>
            <w:lang w:val="en-GB"/>
          </w:rPr>
          <w:t xml:space="preserve"> was used to generate </w:t>
        </w:r>
      </w:ins>
      <w:ins w:id="241" w:author="Rémi VEZY" w:date="2026-04-01T17:15:00Z" w16du:dateUtc="2026-04-01T15:15:00Z">
        <w:r w:rsidR="0081406B">
          <w:rPr>
            <w:lang w:val="en-GB"/>
          </w:rPr>
          <w:t>daily</w:t>
        </w:r>
      </w:ins>
      <w:ins w:id="242" w:author="Rémi VEZY" w:date="2026-04-01T17:14:00Z" w16du:dateUtc="2026-04-01T15:14:00Z">
        <w:r w:rsidR="00982831">
          <w:rPr>
            <w:lang w:val="en-GB"/>
          </w:rPr>
          <w:t xml:space="preserve"> 3D </w:t>
        </w:r>
      </w:ins>
      <w:ins w:id="243" w:author="Rémi VEZY" w:date="2026-04-01T17:15:00Z" w16du:dateUtc="2026-04-01T15:15:00Z">
        <w:r w:rsidR="00CD24E2">
          <w:rPr>
            <w:lang w:val="en-GB"/>
          </w:rPr>
          <w:t xml:space="preserve">plant </w:t>
        </w:r>
      </w:ins>
      <w:ins w:id="244" w:author="Rémi VEZY" w:date="2026-04-01T17:14:00Z" w16du:dateUtc="2026-04-01T15:14:00Z">
        <w:r w:rsidR="00982831">
          <w:rPr>
            <w:lang w:val="en-GB"/>
          </w:rPr>
          <w:t>mock-ups</w:t>
        </w:r>
      </w:ins>
      <w:r w:rsidR="00344E92">
        <w:rPr>
          <w:lang w:val="en-GB"/>
        </w:rPr>
        <w:t xml:space="preserve"> </w:t>
      </w:r>
      <w:del w:id="245" w:author="Rémi VEZY" w:date="2026-04-01T17:11:00Z" w16du:dateUtc="2026-04-01T15:11:00Z">
        <w:r w:rsidR="00344E92" w:rsidDel="00356391">
          <w:rPr>
            <w:lang w:val="en-GB"/>
          </w:rPr>
          <w:delText xml:space="preserve">which is </w:delText>
        </w:r>
      </w:del>
      <w:del w:id="246" w:author="Rémi VEZY" w:date="2026-04-01T17:14:00Z" w16du:dateUtc="2026-04-01T15:14:00Z">
        <w:r w:rsidR="00344E92" w:rsidDel="00982831">
          <w:rPr>
            <w:lang w:val="en-GB"/>
          </w:rPr>
          <w:delText xml:space="preserve">a model that </w:delText>
        </w:r>
      </w:del>
      <w:del w:id="247" w:author="Rémi VEZY" w:date="2026-04-01T17:12:00Z" w16du:dateUtc="2026-04-01T15:12:00Z">
        <w:r w:rsidR="00344E92" w:rsidDel="00356391">
          <w:rPr>
            <w:lang w:val="en-GB"/>
          </w:rPr>
          <w:delText xml:space="preserve">output </w:delText>
        </w:r>
      </w:del>
      <w:del w:id="248" w:author="Rémi VEZY" w:date="2026-04-01T17:14:00Z" w16du:dateUtc="2026-04-01T15:14:00Z">
        <w:r w:rsidR="00344E92" w:rsidDel="00982831">
          <w:rPr>
            <w:lang w:val="en-GB"/>
          </w:rPr>
          <w:delText>a</w:delText>
        </w:r>
      </w:del>
      <w:ins w:id="249" w:author="Rémi VEZY" w:date="2026-04-01T17:14:00Z" w16du:dateUtc="2026-04-01T15:14:00Z">
        <w:r w:rsidR="00982831">
          <w:rPr>
            <w:lang w:val="en-GB"/>
          </w:rPr>
          <w:t xml:space="preserve">from </w:t>
        </w:r>
        <w:r w:rsidR="00982831">
          <w:rPr>
            <w:lang w:val="en-GB"/>
          </w:rPr>
          <w:t>botanical rules</w:t>
        </w:r>
        <w:r w:rsidR="00982831">
          <w:rPr>
            <w:lang w:val="en-GB"/>
          </w:rPr>
          <w:t xml:space="preserve"> and </w:t>
        </w:r>
      </w:ins>
      <w:del w:id="250" w:author="Rémi VEZY" w:date="2026-04-01T17:14:00Z" w16du:dateUtc="2026-04-01T15:14:00Z">
        <w:r w:rsidR="00344E92" w:rsidDel="00982831">
          <w:rPr>
            <w:lang w:val="en-GB"/>
          </w:rPr>
          <w:delText xml:space="preserve"> 3D cereal crop based on </w:delText>
        </w:r>
      </w:del>
      <w:ins w:id="251" w:author="Rémi VEZY" w:date="2026-04-01T17:12:00Z" w16du:dateUtc="2026-04-01T15:12:00Z">
        <w:r w:rsidR="00356391">
          <w:rPr>
            <w:lang w:val="en-GB"/>
          </w:rPr>
          <w:t xml:space="preserve">dynamic </w:t>
        </w:r>
      </w:ins>
      <w:del w:id="252" w:author="Rémi VEZY" w:date="2026-04-01T17:12:00Z" w16du:dateUtc="2026-04-01T15:12:00Z">
        <w:r w:rsidR="00344E92" w:rsidDel="00356391">
          <w:rPr>
            <w:lang w:val="en-GB"/>
          </w:rPr>
          <w:delText>the output</w:delText>
        </w:r>
      </w:del>
      <w:ins w:id="253" w:author="Rémi VEZY" w:date="2026-04-01T17:12:00Z" w16du:dateUtc="2026-04-01T15:12:00Z">
        <w:r w:rsidR="00356391">
          <w:rPr>
            <w:lang w:val="en-GB"/>
          </w:rPr>
          <w:t xml:space="preserve">constrains </w:t>
        </w:r>
      </w:ins>
      <w:ins w:id="254" w:author="Rémi VEZY" w:date="2026-04-01T17:16:00Z" w16du:dateUtc="2026-04-01T15:16:00Z">
        <w:r w:rsidR="00CD24E2">
          <w:rPr>
            <w:lang w:val="en-GB"/>
          </w:rPr>
          <w:t xml:space="preserve">at the crop scale coming </w:t>
        </w:r>
      </w:ins>
      <w:ins w:id="255" w:author="Rémi VEZY" w:date="2026-04-01T17:12:00Z" w16du:dateUtc="2026-04-01T15:12:00Z">
        <w:r w:rsidR="00356391">
          <w:rPr>
            <w:lang w:val="en-GB"/>
          </w:rPr>
          <w:t xml:space="preserve">from </w:t>
        </w:r>
      </w:ins>
      <w:ins w:id="256" w:author="Rémi VEZY" w:date="2026-04-01T17:14:00Z" w16du:dateUtc="2026-04-01T15:14:00Z">
        <w:r w:rsidR="00982831">
          <w:rPr>
            <w:lang w:val="en-GB"/>
          </w:rPr>
          <w:t>the</w:t>
        </w:r>
      </w:ins>
      <w:ins w:id="257" w:author="Rémi VEZY" w:date="2026-04-01T17:12:00Z" w16du:dateUtc="2026-04-01T15:12:00Z">
        <w:r w:rsidR="00356391">
          <w:rPr>
            <w:lang w:val="en-GB"/>
          </w:rPr>
          <w:t xml:space="preserve"> crop model</w:t>
        </w:r>
      </w:ins>
      <w:ins w:id="258" w:author="Rémi VEZY" w:date="2026-04-01T17:15:00Z" w16du:dateUtc="2026-04-01T15:15:00Z">
        <w:r w:rsidR="00CD24E2">
          <w:rPr>
            <w:lang w:val="en-GB"/>
          </w:rPr>
          <w:t xml:space="preserve"> (</w:t>
        </w:r>
        <w:r w:rsidR="00CD24E2" w:rsidRPr="007E05A5">
          <w:rPr>
            <w:i/>
            <w:iCs/>
            <w:lang w:val="en-GB"/>
            <w:rPrChange w:id="259" w:author="Rémi VEZY" w:date="2026-04-01T17:16:00Z" w16du:dateUtc="2026-04-01T15:16:00Z">
              <w:rPr>
                <w:lang w:val="en-GB"/>
              </w:rPr>
            </w:rPrChange>
          </w:rPr>
          <w:t>i.e.</w:t>
        </w:r>
        <w:r w:rsidR="00CD24E2">
          <w:rPr>
            <w:lang w:val="en-GB"/>
          </w:rPr>
          <w:t xml:space="preserve"> </w:t>
        </w:r>
      </w:ins>
      <w:ins w:id="260" w:author="Rémi VEZY" w:date="2026-04-01T17:16:00Z" w16du:dateUtc="2026-04-01T15:16:00Z">
        <w:r w:rsidR="007E05A5">
          <w:rPr>
            <w:lang w:val="en-GB"/>
          </w:rPr>
          <w:t>leaf area index</w:t>
        </w:r>
      </w:ins>
      <w:ins w:id="261" w:author="Rémi VEZY" w:date="2026-04-01T17:15:00Z" w16du:dateUtc="2026-04-01T15:15:00Z">
        <w:r w:rsidR="00CD24E2">
          <w:rPr>
            <w:lang w:val="en-GB"/>
          </w:rPr>
          <w:t xml:space="preserve"> and </w:t>
        </w:r>
      </w:ins>
      <w:ins w:id="262" w:author="Rémi VEZY" w:date="2026-04-01T17:16:00Z" w16du:dateUtc="2026-04-01T15:16:00Z">
        <w:r w:rsidR="007E05A5">
          <w:rPr>
            <w:lang w:val="en-GB"/>
          </w:rPr>
          <w:t xml:space="preserve">crop </w:t>
        </w:r>
      </w:ins>
      <w:ins w:id="263" w:author="Rémi VEZY" w:date="2026-04-01T17:15:00Z" w16du:dateUtc="2026-04-01T15:15:00Z">
        <w:r w:rsidR="00CD24E2">
          <w:rPr>
            <w:lang w:val="en-GB"/>
          </w:rPr>
          <w:t>height)</w:t>
        </w:r>
      </w:ins>
      <w:ins w:id="264" w:author="Rémi VEZY" w:date="2026-04-01T17:12:00Z" w16du:dateUtc="2026-04-01T15:12:00Z">
        <w:r w:rsidR="00356391">
          <w:rPr>
            <w:lang w:val="en-GB"/>
          </w:rPr>
          <w:t>.</w:t>
        </w:r>
      </w:ins>
      <w:r w:rsidR="00344E92">
        <w:rPr>
          <w:lang w:val="en-GB"/>
        </w:rPr>
        <w:t xml:space="preserve"> </w:t>
      </w:r>
      <w:del w:id="265" w:author="Rémi VEZY" w:date="2026-04-01T17:13:00Z" w16du:dateUtc="2026-04-01T15:13:00Z">
        <w:r w:rsidR="00344E92" w:rsidDel="009B1BCA">
          <w:rPr>
            <w:lang w:val="en-GB"/>
          </w:rPr>
          <w:delText>of the STICS</w:delText>
        </w:r>
        <w:r w:rsidR="00C16237" w:rsidDel="009B1BCA">
          <w:rPr>
            <w:lang w:val="en-GB"/>
          </w:rPr>
          <w:delText xml:space="preserve"> (source?)</w:delText>
        </w:r>
        <w:r w:rsidR="00344E92" w:rsidDel="009B1BCA">
          <w:rPr>
            <w:lang w:val="en-GB"/>
          </w:rPr>
          <w:delText xml:space="preserve"> crop model. </w:delText>
        </w:r>
      </w:del>
      <w:del w:id="266" w:author="Rémi VEZY" w:date="2026-04-01T17:16:00Z" w16du:dateUtc="2026-04-01T15:16:00Z">
        <w:r w:rsidR="00344E92" w:rsidDel="00173628">
          <w:rPr>
            <w:lang w:val="en-GB"/>
          </w:rPr>
          <w:delText>By getting the 3D models from ArchiCrop and the output parameters from STICS</w:delText>
        </w:r>
        <w:r w:rsidR="00202900" w:rsidDel="00173628">
          <w:rPr>
            <w:lang w:val="en-GB"/>
          </w:rPr>
          <w:delText xml:space="preserve"> dynamically along the plant life</w:delText>
        </w:r>
        <w:r w:rsidR="00344E92" w:rsidDel="00173628">
          <w:rPr>
            <w:lang w:val="en-GB"/>
          </w:rPr>
          <w:delText xml:space="preserve">, we were able </w:delText>
        </w:r>
      </w:del>
      <w:ins w:id="267" w:author="Rémi VEZY" w:date="2026-04-01T17:16:00Z" w16du:dateUtc="2026-04-01T15:16:00Z">
        <w:r w:rsidR="00173628">
          <w:rPr>
            <w:lang w:val="en-GB"/>
          </w:rPr>
          <w:t xml:space="preserve">We </w:t>
        </w:r>
      </w:ins>
      <w:del w:id="268" w:author="Rémi VEZY" w:date="2026-04-01T17:17:00Z" w16du:dateUtc="2026-04-01T15:17:00Z">
        <w:r w:rsidR="00344E92" w:rsidDel="00173628">
          <w:rPr>
            <w:lang w:val="en-GB"/>
          </w:rPr>
          <w:delText xml:space="preserve">to </w:delText>
        </w:r>
      </w:del>
      <w:ins w:id="269" w:author="Rémi VEZY" w:date="2026-04-01T17:17:00Z" w16du:dateUtc="2026-04-01T15:17:00Z">
        <w:r w:rsidR="00173628">
          <w:rPr>
            <w:lang w:val="en-GB"/>
          </w:rPr>
          <w:t xml:space="preserve">then used </w:t>
        </w:r>
        <w:commentRangeStart w:id="270"/>
        <w:r w:rsidR="00173628">
          <w:rPr>
            <w:lang w:val="en-GB"/>
          </w:rPr>
          <w:t xml:space="preserve">ArchimedLight </w:t>
        </w:r>
      </w:ins>
      <w:commentRangeEnd w:id="270"/>
      <w:r w:rsidR="00E75120">
        <w:rPr>
          <w:rStyle w:val="Marquedecommentaire"/>
          <w:sz w:val="22"/>
          <w:szCs w:val="22"/>
          <w:lang w:val="en-GB"/>
        </w:rPr>
        <w:commentReference w:id="270"/>
      </w:r>
      <w:ins w:id="271" w:author="Rémi VEZY" w:date="2026-04-01T17:17:00Z" w16du:dateUtc="2026-04-01T15:17:00Z">
        <w:r w:rsidR="00173628">
          <w:rPr>
            <w:lang w:val="en-GB"/>
          </w:rPr>
          <w:t xml:space="preserve">to simulate </w:t>
        </w:r>
        <w:r w:rsidR="00CA79D7">
          <w:rPr>
            <w:lang w:val="en-GB"/>
          </w:rPr>
          <w:t xml:space="preserve">the 3D </w:t>
        </w:r>
        <w:r w:rsidR="00173628">
          <w:rPr>
            <w:lang w:val="en-GB"/>
          </w:rPr>
          <w:t>radiation interception of PAR and NIR</w:t>
        </w:r>
        <w:r w:rsidR="00CA79D7">
          <w:rPr>
            <w:lang w:val="en-GB"/>
          </w:rPr>
          <w:t xml:space="preserve">, and </w:t>
        </w:r>
      </w:ins>
      <w:del w:id="272" w:author="Rémi VEZY" w:date="2026-04-01T17:17:00Z" w16du:dateUtc="2026-04-01T15:17:00Z">
        <w:r w:rsidR="00344E92" w:rsidDel="00CA79D7">
          <w:rPr>
            <w:lang w:val="en-GB"/>
          </w:rPr>
          <w:delText xml:space="preserve">use the FSPM </w:delText>
        </w:r>
      </w:del>
      <w:r w:rsidR="00344E92">
        <w:rPr>
          <w:lang w:val="en-GB"/>
        </w:rPr>
        <w:t>PlantBiophysics</w:t>
      </w:r>
      <w:r w:rsidR="00C16237">
        <w:rPr>
          <w:lang w:val="en-GB"/>
        </w:rPr>
        <w:t xml:space="preserve"> (</w:t>
      </w:r>
      <w:commentRangeStart w:id="273"/>
      <w:r w:rsidR="00C16237">
        <w:rPr>
          <w:lang w:val="en-GB"/>
        </w:rPr>
        <w:t>source</w:t>
      </w:r>
      <w:commentRangeEnd w:id="273"/>
      <w:r w:rsidR="00E75120">
        <w:rPr>
          <w:rStyle w:val="Marquedecommentaire"/>
          <w:sz w:val="22"/>
          <w:szCs w:val="22"/>
          <w:lang w:val="en-GB"/>
        </w:rPr>
        <w:commentReference w:id="273"/>
      </w:r>
      <w:r w:rsidR="00C16237">
        <w:rPr>
          <w:lang w:val="en-GB"/>
        </w:rPr>
        <w:t>?)</w:t>
      </w:r>
      <w:r w:rsidR="00344E92">
        <w:rPr>
          <w:lang w:val="en-GB"/>
        </w:rPr>
        <w:t xml:space="preserve"> to </w:t>
      </w:r>
      <w:r w:rsidR="00D30BBD">
        <w:rPr>
          <w:lang w:val="en-GB"/>
        </w:rPr>
        <w:t>compute photosynthesis</w:t>
      </w:r>
      <w:del w:id="274" w:author="Rémi VEZY" w:date="2026-04-01T17:18:00Z" w16du:dateUtc="2026-04-01T15:18:00Z">
        <w:r w:rsidR="00D30BBD" w:rsidDel="00CF5338">
          <w:rPr>
            <w:lang w:val="en-GB"/>
          </w:rPr>
          <w:delText xml:space="preserve"> efficiency</w:delText>
        </w:r>
      </w:del>
      <w:r w:rsidR="00202900">
        <w:rPr>
          <w:lang w:val="en-GB"/>
        </w:rPr>
        <w:t xml:space="preserve">, </w:t>
      </w:r>
      <w:ins w:id="275" w:author="Rémi VEZY" w:date="2026-04-01T17:18:00Z" w16du:dateUtc="2026-04-01T15:18:00Z">
        <w:r w:rsidR="0008224A">
          <w:rPr>
            <w:lang w:val="en-GB"/>
          </w:rPr>
          <w:t xml:space="preserve">leaf </w:t>
        </w:r>
      </w:ins>
      <w:r w:rsidR="00202900">
        <w:rPr>
          <w:lang w:val="en-GB"/>
        </w:rPr>
        <w:t>temperature and evapotranspiration</w:t>
      </w:r>
      <w:ins w:id="276" w:author="Rémi VEZY" w:date="2026-04-01T17:18:00Z" w16du:dateUtc="2026-04-01T15:18:00Z">
        <w:r w:rsidR="00406CFA">
          <w:rPr>
            <w:lang w:val="en-GB"/>
          </w:rPr>
          <w:t xml:space="preserve"> at an hourly rate</w:t>
        </w:r>
      </w:ins>
      <w:del w:id="277" w:author="Rémi VEZY" w:date="2026-04-01T17:18:00Z" w16du:dateUtc="2026-04-01T15:18:00Z">
        <w:r w:rsidR="00202900" w:rsidDel="00D05DD4">
          <w:rPr>
            <w:lang w:val="en-GB"/>
          </w:rPr>
          <w:delText xml:space="preserve"> for each phenological stage of the plants</w:delText>
        </w:r>
      </w:del>
      <w:r w:rsidR="00202900">
        <w:rPr>
          <w:lang w:val="en-GB"/>
        </w:rPr>
        <w:t>.</w:t>
      </w:r>
    </w:p>
    <w:p w14:paraId="08450FC2" w14:textId="4F8556CC" w:rsidR="009B1BCA" w:rsidDel="0064387F" w:rsidRDefault="009B1BCA" w:rsidP="00202900">
      <w:pPr>
        <w:jc w:val="both"/>
        <w:rPr>
          <w:del w:id="278" w:author="Rémi VEZY" w:date="2026-04-01T17:18:00Z" w16du:dateUtc="2026-04-01T15:18:00Z"/>
          <w:lang w:val="en-GB"/>
        </w:rPr>
      </w:pPr>
    </w:p>
    <w:p w14:paraId="1C99E78C" w14:textId="77777777" w:rsidR="00970432" w:rsidRDefault="00970432">
      <w:pPr>
        <w:jc w:val="both"/>
        <w:rPr>
          <w:lang w:val="en-GB"/>
        </w:rPr>
      </w:pPr>
    </w:p>
    <w:p w14:paraId="57549D74" w14:textId="77777777" w:rsidR="00970432" w:rsidRDefault="000A6C2D">
      <w:pPr>
        <w:spacing w:after="120" w:line="240" w:lineRule="auto"/>
        <w:rPr>
          <w:b/>
          <w:bCs/>
          <w:lang w:val="en-GB"/>
        </w:rPr>
      </w:pPr>
      <w:r>
        <w:rPr>
          <w:b/>
          <w:lang w:val="en-GB"/>
        </w:rPr>
        <w:t>Results and Discussion</w:t>
      </w:r>
    </w:p>
    <w:p w14:paraId="642962CD" w14:textId="77777777" w:rsidR="00970432" w:rsidRPr="00373D38" w:rsidRDefault="000A6C2D">
      <w:pPr>
        <w:jc w:val="both"/>
        <w:rPr>
          <w:color w:val="4F81BD" w:themeColor="accent1"/>
          <w:lang w:val="en-GB"/>
        </w:rPr>
      </w:pPr>
      <w:r w:rsidRPr="00373D38">
        <w:rPr>
          <w:color w:val="4F81BD" w:themeColor="accent1"/>
          <w:lang w:val="en-GB" w:bidi="en-GB"/>
        </w:rPr>
        <w:t>Bla</w:t>
      </w:r>
    </w:p>
    <w:p w14:paraId="22C02F63" w14:textId="77777777" w:rsidR="00970432" w:rsidRDefault="00970432">
      <w:pPr>
        <w:jc w:val="both"/>
        <w:rPr>
          <w:ins w:id="279" w:author="Rémi VEZY" w:date="2026-04-01T17:18:00Z" w16du:dateUtc="2026-04-01T15:18:00Z"/>
          <w:lang w:val="en-GB"/>
        </w:rPr>
      </w:pPr>
    </w:p>
    <w:p w14:paraId="0D3308BC" w14:textId="77777777" w:rsidR="00906C6F" w:rsidRDefault="00906C6F" w:rsidP="00906C6F">
      <w:pPr>
        <w:jc w:val="both"/>
        <w:rPr>
          <w:ins w:id="280" w:author="Rémi VEZY" w:date="2026-04-01T17:18:00Z" w16du:dateUtc="2026-04-01T15:18:00Z"/>
          <w:lang w:val="en-GB"/>
        </w:rPr>
      </w:pPr>
      <w:commentRangeStart w:id="281"/>
      <w:ins w:id="282" w:author="Rémi VEZY" w:date="2026-04-01T17:18:00Z" w16du:dateUtc="2026-04-01T15:18:00Z">
        <w:r>
          <w:rPr>
            <w:lang w:val="en-GB"/>
          </w:rPr>
          <w:t>To simulate crop growth, we made the simplifying assumption that crop development was spatially uniform, despite the heterogeneity in incident radiation generated by the panel layouts.</w:t>
        </w:r>
      </w:ins>
      <w:commentRangeEnd w:id="281"/>
      <w:r>
        <w:rPr>
          <w:rStyle w:val="Marquedecommentaire"/>
          <w:sz w:val="22"/>
          <w:szCs w:val="22"/>
          <w:lang w:val="en-GB"/>
        </w:rPr>
        <w:commentReference w:id="281"/>
      </w:r>
    </w:p>
    <w:p w14:paraId="5A1487A9" w14:textId="77777777" w:rsidR="00906C6F" w:rsidRDefault="00906C6F">
      <w:pPr>
        <w:jc w:val="both"/>
        <w:rPr>
          <w:lang w:val="en-GB"/>
        </w:rPr>
      </w:pPr>
    </w:p>
    <w:p w14:paraId="41E6A56F" w14:textId="77777777" w:rsidR="00970432" w:rsidRDefault="000A6C2D">
      <w:pPr>
        <w:spacing w:after="120" w:line="240" w:lineRule="auto"/>
        <w:rPr>
          <w:b/>
          <w:lang w:val="en-GB"/>
        </w:rPr>
      </w:pPr>
      <w:r>
        <w:rPr>
          <w:b/>
          <w:lang w:val="en-GB"/>
        </w:rPr>
        <w:t>Conclusion</w:t>
      </w:r>
    </w:p>
    <w:p w14:paraId="48655D34" w14:textId="7DB2A0C1" w:rsidR="00970432" w:rsidRPr="00373D38" w:rsidRDefault="00202900">
      <w:pPr>
        <w:jc w:val="both"/>
        <w:rPr>
          <w:color w:val="4F81BD" w:themeColor="accent1"/>
          <w:lang w:val="en-GB"/>
        </w:rPr>
      </w:pPr>
      <w:r w:rsidRPr="00373D38">
        <w:rPr>
          <w:color w:val="4F81BD" w:themeColor="accent1"/>
          <w:lang w:val="en-GB" w:bidi="en-GB"/>
        </w:rPr>
        <w:t>B</w:t>
      </w:r>
      <w:r w:rsidR="000A6C2D" w:rsidRPr="00373D38">
        <w:rPr>
          <w:color w:val="4F81BD" w:themeColor="accent1"/>
          <w:lang w:val="en-GB" w:bidi="en-GB"/>
        </w:rPr>
        <w:t>la</w:t>
      </w:r>
    </w:p>
    <w:p w14:paraId="73B57179" w14:textId="77777777" w:rsidR="00970432" w:rsidRDefault="000A6C2D">
      <w:pPr>
        <w:rPr>
          <w:lang w:val="en-GB"/>
        </w:rPr>
      </w:pPr>
      <w:r>
        <w:rPr>
          <w:lang w:val="en-GB"/>
        </w:rPr>
        <w:br w:type="page" w:clear="all"/>
      </w:r>
    </w:p>
    <w:p w14:paraId="12CF2A24" w14:textId="77777777" w:rsidR="00970432" w:rsidRDefault="000A6C2D">
      <w:pPr>
        <w:spacing w:line="240" w:lineRule="auto"/>
        <w:jc w:val="center"/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4689113E" wp14:editId="550044D7">
            <wp:extent cx="4907280" cy="2609215"/>
            <wp:effectExtent l="19050" t="19050" r="26670" b="1968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/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tretch/>
                  </pic:blipFill>
                  <pic:spPr bwMode="auto">
                    <a:xfrm>
                      <a:off x="0" y="0"/>
                      <a:ext cx="4907280" cy="2609215"/>
                    </a:xfrm>
                    <a:prstGeom prst="rect">
                      <a:avLst/>
                    </a:prstGeom>
                    <a:ln w="127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090723C" w14:textId="77777777" w:rsidR="00970432" w:rsidRPr="00373D38" w:rsidRDefault="000A6C2D">
      <w:pPr>
        <w:spacing w:before="160" w:line="240" w:lineRule="auto"/>
        <w:jc w:val="center"/>
        <w:rPr>
          <w:color w:val="4F81BD" w:themeColor="accent1"/>
          <w:sz w:val="16"/>
          <w:szCs w:val="16"/>
          <w:lang w:val="en-GB"/>
        </w:rPr>
      </w:pPr>
      <w:r w:rsidRPr="00373D38">
        <w:rPr>
          <w:color w:val="4F81BD" w:themeColor="accent1"/>
          <w:sz w:val="16"/>
          <w:szCs w:val="16"/>
          <w:lang w:val="en-GB"/>
        </w:rPr>
        <w:t>Figure #: Homepage of the FSPM2026 conference webpage</w:t>
      </w:r>
    </w:p>
    <w:p w14:paraId="307B2264" w14:textId="77777777" w:rsidR="00970432" w:rsidRDefault="00970432">
      <w:pPr>
        <w:spacing w:before="160" w:line="240" w:lineRule="auto"/>
        <w:rPr>
          <w:sz w:val="20"/>
          <w:szCs w:val="20"/>
          <w:lang w:val="en-GB"/>
        </w:rPr>
      </w:pPr>
    </w:p>
    <w:p w14:paraId="7EE331D0" w14:textId="77777777" w:rsidR="00970432" w:rsidRDefault="00970432">
      <w:pPr>
        <w:spacing w:line="240" w:lineRule="auto"/>
        <w:jc w:val="both"/>
        <w:rPr>
          <w:lang w:val="en-GB"/>
        </w:rPr>
      </w:pPr>
    </w:p>
    <w:p w14:paraId="6CFAF072" w14:textId="77777777" w:rsidR="00970432" w:rsidRDefault="000A6C2D">
      <w:pPr>
        <w:spacing w:after="120" w:line="240" w:lineRule="auto"/>
        <w:rPr>
          <w:b/>
          <w:lang w:val="en-GB"/>
        </w:rPr>
      </w:pPr>
      <w:r>
        <w:rPr>
          <w:b/>
          <w:lang w:val="en-GB"/>
        </w:rPr>
        <w:t>Acknowledgments</w:t>
      </w:r>
    </w:p>
    <w:p w14:paraId="71E7373A" w14:textId="77777777" w:rsidR="00970432" w:rsidRPr="00373D38" w:rsidRDefault="000A6C2D">
      <w:pPr>
        <w:pStyle w:val="Corpsdetexte"/>
        <w:rPr>
          <w:color w:val="4F81BD" w:themeColor="accent1"/>
          <w:lang w:val="en-GB"/>
        </w:rPr>
      </w:pPr>
      <w:r w:rsidRPr="00373D38">
        <w:rPr>
          <w:color w:val="4F81BD" w:themeColor="accent1"/>
          <w:lang w:val="en-GB"/>
        </w:rPr>
        <w:t>This template is adapted from the FSPM2023 conference template.</w:t>
      </w:r>
    </w:p>
    <w:p w14:paraId="4E3EA8FA" w14:textId="77777777" w:rsidR="00970432" w:rsidRDefault="00970432">
      <w:pPr>
        <w:spacing w:line="240" w:lineRule="auto"/>
        <w:jc w:val="both"/>
        <w:rPr>
          <w:lang w:val="en-GB"/>
        </w:rPr>
      </w:pPr>
    </w:p>
    <w:p w14:paraId="54E550DE" w14:textId="77777777" w:rsidR="00970432" w:rsidRDefault="000A6C2D">
      <w:pPr>
        <w:spacing w:after="120" w:line="240" w:lineRule="auto"/>
        <w:rPr>
          <w:b/>
          <w:lang w:val="en-GB"/>
        </w:rPr>
      </w:pPr>
      <w:r>
        <w:rPr>
          <w:b/>
          <w:lang w:val="en-GB"/>
        </w:rPr>
        <w:t>References</w:t>
      </w:r>
    </w:p>
    <w:p w14:paraId="2A09A430" w14:textId="402237DC" w:rsidR="00373D38" w:rsidRDefault="00373D38">
      <w:pPr>
        <w:spacing w:line="240" w:lineRule="auto"/>
        <w:rPr>
          <w:sz w:val="20"/>
          <w:szCs w:val="20"/>
          <w:lang w:val="fr-FR"/>
        </w:rPr>
      </w:pPr>
      <w:r w:rsidRPr="00373D38">
        <w:rPr>
          <w:sz w:val="20"/>
          <w:szCs w:val="20"/>
          <w:lang w:val="fr-FR"/>
        </w:rPr>
        <w:t xml:space="preserve">Dupraz </w:t>
      </w:r>
      <w:r w:rsidRPr="00373D38">
        <w:rPr>
          <w:i/>
          <w:iCs/>
          <w:sz w:val="20"/>
          <w:szCs w:val="20"/>
          <w:lang w:val="fr-FR"/>
        </w:rPr>
        <w:t>et al.</w:t>
      </w:r>
      <w:r w:rsidRPr="00373D38">
        <w:rPr>
          <w:sz w:val="20"/>
          <w:szCs w:val="20"/>
          <w:lang w:val="fr-FR"/>
        </w:rPr>
        <w:t xml:space="preserve">, 2011, </w:t>
      </w:r>
      <w:r w:rsidRPr="00373D38">
        <w:rPr>
          <w:i/>
          <w:iCs/>
          <w:sz w:val="20"/>
          <w:szCs w:val="20"/>
          <w:lang w:val="fr-FR"/>
        </w:rPr>
        <w:t>Renewable E</w:t>
      </w:r>
      <w:r>
        <w:rPr>
          <w:i/>
          <w:iCs/>
          <w:sz w:val="20"/>
          <w:szCs w:val="20"/>
          <w:lang w:val="fr-FR"/>
        </w:rPr>
        <w:t>nergy</w:t>
      </w:r>
      <w:r>
        <w:rPr>
          <w:sz w:val="20"/>
          <w:szCs w:val="20"/>
          <w:lang w:val="fr-FR"/>
        </w:rPr>
        <w:t xml:space="preserve"> 36:2725-2732, doi: </w:t>
      </w:r>
      <w:r w:rsidRPr="00373D38">
        <w:rPr>
          <w:sz w:val="20"/>
          <w:szCs w:val="20"/>
          <w:lang w:val="fr-FR"/>
        </w:rPr>
        <w:t>10.1016/j.renene.2011.03.005</w:t>
      </w:r>
    </w:p>
    <w:p w14:paraId="7BC5D8BF" w14:textId="701911D1" w:rsidR="00373D38" w:rsidRDefault="00373D38">
      <w:pPr>
        <w:spacing w:line="240" w:lineRule="auto"/>
        <w:rPr>
          <w:sz w:val="20"/>
          <w:szCs w:val="20"/>
          <w:lang w:val="fr-FR"/>
        </w:rPr>
      </w:pPr>
    </w:p>
    <w:p w14:paraId="0CCD77A4" w14:textId="77777777" w:rsidR="00373D38" w:rsidRPr="00373D38" w:rsidRDefault="00373D38">
      <w:pPr>
        <w:spacing w:line="240" w:lineRule="auto"/>
        <w:rPr>
          <w:sz w:val="20"/>
          <w:szCs w:val="20"/>
          <w:lang w:val="fr-FR"/>
        </w:rPr>
      </w:pPr>
    </w:p>
    <w:p w14:paraId="7C5C2A83" w14:textId="40236C97" w:rsidR="00970432" w:rsidRPr="00373D38" w:rsidRDefault="000A6C2D">
      <w:pPr>
        <w:spacing w:line="240" w:lineRule="auto"/>
        <w:rPr>
          <w:color w:val="4F81BD" w:themeColor="accent1"/>
          <w:lang w:val="en-GB"/>
        </w:rPr>
      </w:pPr>
      <w:r w:rsidRPr="00373D38">
        <w:rPr>
          <w:color w:val="4F81BD" w:themeColor="accent1"/>
          <w:sz w:val="20"/>
          <w:szCs w:val="20"/>
          <w:lang w:val="en-GB"/>
        </w:rPr>
        <w:t xml:space="preserve">Kahlen and Chen, 2015, </w:t>
      </w:r>
      <w:r w:rsidRPr="00373D38">
        <w:rPr>
          <w:i/>
          <w:color w:val="4F81BD" w:themeColor="accent1"/>
          <w:sz w:val="20"/>
          <w:szCs w:val="20"/>
          <w:lang w:val="en-GB"/>
        </w:rPr>
        <w:t xml:space="preserve">Front. Plant Sci. </w:t>
      </w:r>
      <w:r w:rsidRPr="00373D38">
        <w:rPr>
          <w:color w:val="4F81BD" w:themeColor="accent1"/>
          <w:sz w:val="20"/>
          <w:szCs w:val="20"/>
          <w:lang w:val="en-GB"/>
        </w:rPr>
        <w:t>6:1130, doi: 10.3389/fpls.2015.01130</w:t>
      </w:r>
    </w:p>
    <w:p w14:paraId="76D7E9EF" w14:textId="77777777" w:rsidR="00970432" w:rsidRPr="00373D38" w:rsidRDefault="000A6C2D">
      <w:pPr>
        <w:rPr>
          <w:color w:val="4F81BD" w:themeColor="accent1"/>
          <w:sz w:val="20"/>
          <w:szCs w:val="20"/>
          <w:lang w:val="en-GB"/>
        </w:rPr>
      </w:pPr>
      <w:r w:rsidRPr="00373D38">
        <w:rPr>
          <w:color w:val="4F81BD" w:themeColor="accent1"/>
          <w:sz w:val="20"/>
          <w:szCs w:val="20"/>
          <w:lang w:val="en-GB"/>
        </w:rPr>
        <w:t xml:space="preserve">Schmidt </w:t>
      </w:r>
      <w:r w:rsidRPr="00373D38">
        <w:rPr>
          <w:i/>
          <w:iCs/>
          <w:color w:val="4F81BD" w:themeColor="accent1"/>
          <w:sz w:val="20"/>
          <w:szCs w:val="20"/>
          <w:lang w:val="en-GB"/>
        </w:rPr>
        <w:t>et al</w:t>
      </w:r>
      <w:r w:rsidRPr="00373D38">
        <w:rPr>
          <w:color w:val="4F81BD" w:themeColor="accent1"/>
          <w:sz w:val="20"/>
          <w:szCs w:val="20"/>
          <w:lang w:val="en-GB"/>
        </w:rPr>
        <w:t xml:space="preserve">., 2019, </w:t>
      </w:r>
      <w:r w:rsidRPr="00373D38">
        <w:rPr>
          <w:i/>
          <w:color w:val="4F81BD" w:themeColor="accent1"/>
          <w:sz w:val="20"/>
          <w:szCs w:val="20"/>
          <w:lang w:val="en-GB"/>
        </w:rPr>
        <w:t xml:space="preserve">Agronomy </w:t>
      </w:r>
      <w:r w:rsidRPr="00373D38">
        <w:rPr>
          <w:color w:val="4F81BD" w:themeColor="accent1"/>
          <w:sz w:val="20"/>
          <w:szCs w:val="20"/>
          <w:lang w:val="en-GB"/>
        </w:rPr>
        <w:t>1-29, doi: 10.3390/agronomy9080426</w:t>
      </w:r>
    </w:p>
    <w:p w14:paraId="543669E3" w14:textId="77777777" w:rsidR="00970432" w:rsidRDefault="00970432">
      <w:pPr>
        <w:spacing w:line="240" w:lineRule="auto"/>
        <w:rPr>
          <w:lang w:val="en-GB"/>
        </w:rPr>
      </w:pPr>
    </w:p>
    <w:sectPr w:rsidR="00970432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440" w:bottom="1440" w:left="1440" w:header="720" w:footer="720" w:gutter="0"/>
      <w:pgNumType w:start="1"/>
      <w:cols w:space="170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0" w:author="Rémi VEZY" w:date="2026-04-01T15:14:00Z" w:initials="RV">
    <w:p w14:paraId="11749926" w14:textId="77777777" w:rsidR="00881E26" w:rsidRDefault="00881E26" w:rsidP="00881E26">
      <w:r>
        <w:rPr>
          <w:rStyle w:val="Marquedecommentaire"/>
        </w:rPr>
        <w:annotationRef/>
      </w:r>
      <w:r>
        <w:rPr>
          <w:sz w:val="20"/>
          <w:szCs w:val="20"/>
        </w:rPr>
        <w:t>Il utilise ce terme dans son papier? Le LER c'est généralement plus pour de la production agricole. Je suis juste pas très familier en mix agri - éléc mais si c'est utilisé comme ça ok.</w:t>
      </w:r>
    </w:p>
  </w:comment>
  <w:comment w:id="14" w:author="Rémi VEZY" w:date="2026-04-01T16:00:00Z" w:initials="RV">
    <w:p w14:paraId="135DA002" w14:textId="77777777" w:rsidR="008C5791" w:rsidRDefault="008C5791" w:rsidP="008C5791">
      <w:r>
        <w:rPr>
          <w:rStyle w:val="Marquedecommentaire"/>
        </w:rPr>
        <w:annotationRef/>
      </w:r>
      <w:r>
        <w:rPr>
          <w:sz w:val="20"/>
          <w:szCs w:val="20"/>
        </w:rPr>
        <w:t>Il faut le définir tout de suite, j'ajoutes quelques mots</w:t>
      </w:r>
    </w:p>
  </w:comment>
  <w:comment w:id="31" w:author="Rémi VEZY" w:date="2026-04-01T15:15:00Z" w:initials="RV">
    <w:p w14:paraId="452ADC23" w14:textId="77777777" w:rsidR="00D43F0B" w:rsidRDefault="00D43F0B" w:rsidP="00D43F0B">
      <w:r>
        <w:rPr>
          <w:rStyle w:val="Marquedecommentaire"/>
        </w:rPr>
        <w:annotationRef/>
      </w:r>
      <w:r>
        <w:rPr>
          <w:sz w:val="20"/>
          <w:szCs w:val="20"/>
        </w:rPr>
        <w:t>(j'enlève dense, parce que même pas dense on peut avoir un fort impact)</w:t>
      </w:r>
    </w:p>
  </w:comment>
  <w:comment w:id="37" w:author="Rémi VEZY" w:date="2026-04-01T16:13:00Z" w:initials="RV">
    <w:p w14:paraId="4DC68E28" w14:textId="77777777" w:rsidR="003B08F8" w:rsidRDefault="003B08F8" w:rsidP="003B08F8">
      <w:r>
        <w:rPr>
          <w:rStyle w:val="Marquedecommentaire"/>
        </w:rPr>
        <w:annotationRef/>
      </w:r>
      <w:r>
        <w:rPr>
          <w:sz w:val="20"/>
          <w:szCs w:val="20"/>
        </w:rPr>
        <w:t>ajouter citation</w:t>
      </w:r>
    </w:p>
  </w:comment>
  <w:comment w:id="174" w:author="Rémi VEZY" w:date="2026-04-01T17:27:00Z" w:initials="RV">
    <w:p w14:paraId="5C86DE62" w14:textId="77777777" w:rsidR="00A47BCF" w:rsidRDefault="00A47BCF" w:rsidP="00A47BCF">
      <w:r>
        <w:rPr>
          <w:rStyle w:val="Marquedecommentaire"/>
        </w:rPr>
        <w:annotationRef/>
      </w:r>
      <w:r>
        <w:rPr>
          <w:sz w:val="20"/>
          <w:szCs w:val="20"/>
        </w:rPr>
        <w:t>On oublie les dimensions de panneaux différentes alors? Et les architectures avec tracker et celles en vertical ?</w:t>
      </w:r>
    </w:p>
    <w:p w14:paraId="3D0E4492" w14:textId="77777777" w:rsidR="00A47BCF" w:rsidRDefault="00A47BCF" w:rsidP="00A47BCF"/>
    <w:p w14:paraId="36E63FCC" w14:textId="77777777" w:rsidR="00A47BCF" w:rsidRDefault="00A47BCF" w:rsidP="00A47BCF">
      <w:r>
        <w:rPr>
          <w:sz w:val="20"/>
          <w:szCs w:val="20"/>
        </w:rPr>
        <w:t>On peut très bien dire ici qu'on va le faire pour la présentation, mais qu'ici on ne présente que les fixed pour l'instant.</w:t>
      </w:r>
    </w:p>
  </w:comment>
  <w:comment w:id="213" w:author="Rémi VEZY" w:date="2026-04-01T17:19:00Z" w:initials="RV">
    <w:p w14:paraId="12757DB9" w14:textId="77777777" w:rsidR="00E75120" w:rsidRDefault="00E75120" w:rsidP="00E75120">
      <w:r>
        <w:rPr>
          <w:rStyle w:val="Marquedecommentaire"/>
        </w:rPr>
        <w:annotationRef/>
      </w:r>
      <w:r>
        <w:rPr>
          <w:sz w:val="20"/>
          <w:szCs w:val="20"/>
        </w:rPr>
        <w:t>Beaudoin, N., Lecharpentier, P., Ripoche, D., Strullu, L., Mary, B., Leonard, J., Launay, M., Justes, E., eds, 2022. Conceptual framework, equations and uses of the STICS soil-crop model. Quae, Versailles.</w:t>
      </w:r>
    </w:p>
  </w:comment>
  <w:comment w:id="237" w:author="Rémi VEZY" w:date="2026-04-01T17:23:00Z" w:initials="RV">
    <w:p w14:paraId="73796104" w14:textId="77777777" w:rsidR="00E75120" w:rsidRDefault="00E75120" w:rsidP="00E75120">
      <w:r>
        <w:rPr>
          <w:rStyle w:val="Marquedecommentaire"/>
        </w:rPr>
        <w:annotationRef/>
      </w:r>
      <w:r>
        <w:rPr>
          <w:b/>
          <w:bCs/>
          <w:color w:val="111111"/>
          <w:sz w:val="20"/>
          <w:szCs w:val="20"/>
        </w:rPr>
        <w:t>Braud, O., Vezy, R., Arsouze, T., Jaeger, M., Adam, M., &amp; Pradal, C. (2026).</w:t>
      </w:r>
      <w:r>
        <w:rPr>
          <w:color w:val="111111"/>
          <w:sz w:val="20"/>
          <w:szCs w:val="20"/>
        </w:rPr>
        <w:t xml:space="preserve"> </w:t>
      </w:r>
      <w:r>
        <w:rPr>
          <w:i/>
          <w:iCs/>
          <w:color w:val="111111"/>
          <w:sz w:val="20"/>
          <w:szCs w:val="20"/>
        </w:rPr>
        <w:t>ArchiCrop: a 3D+t architectural model driven by crop model dynamics</w:t>
      </w:r>
      <w:r>
        <w:rPr>
          <w:color w:val="111111"/>
          <w:sz w:val="20"/>
          <w:szCs w:val="20"/>
        </w:rPr>
        <w:t>. Manuscript in preparation.</w:t>
      </w:r>
    </w:p>
  </w:comment>
  <w:comment w:id="238" w:author="Rémi VEZY" w:date="2026-04-01T17:24:00Z" w:initials="RV">
    <w:p w14:paraId="031DCA86" w14:textId="77777777" w:rsidR="00E75120" w:rsidRDefault="00E75120" w:rsidP="00E75120">
      <w:r>
        <w:rPr>
          <w:rStyle w:val="Marquedecommentaire"/>
        </w:rPr>
        <w:annotationRef/>
      </w:r>
      <w:r>
        <w:rPr>
          <w:sz w:val="20"/>
          <w:szCs w:val="20"/>
        </w:rPr>
        <w:t>A citer comme ceci dans le texte: Braud et al. (in prep)</w:t>
      </w:r>
    </w:p>
  </w:comment>
  <w:comment w:id="270" w:author="Rémi VEZY" w:date="2026-04-01T17:24:00Z" w:initials="RV">
    <w:p w14:paraId="07DE3853" w14:textId="77777777" w:rsidR="00E75120" w:rsidRDefault="00E75120" w:rsidP="00E75120">
      <w:r>
        <w:rPr>
          <w:rStyle w:val="Marquedecommentaire"/>
        </w:rPr>
        <w:annotationRef/>
      </w:r>
      <w:r>
        <w:rPr>
          <w:sz w:val="20"/>
          <w:szCs w:val="20"/>
        </w:rPr>
        <w:t>je vais le publier dans zenodo, je te donnerais la ref</w:t>
      </w:r>
    </w:p>
  </w:comment>
  <w:comment w:id="273" w:author="Rémi VEZY" w:date="2026-04-01T17:25:00Z" w:initials="RV">
    <w:p w14:paraId="1EE04936" w14:textId="77777777" w:rsidR="00E75120" w:rsidRDefault="00E75120" w:rsidP="00E75120">
      <w:r>
        <w:rPr>
          <w:rStyle w:val="Marquedecommentaire"/>
        </w:rPr>
        <w:annotationRef/>
      </w:r>
      <w:r>
        <w:rPr>
          <w:sz w:val="20"/>
          <w:szCs w:val="20"/>
        </w:rPr>
        <w:t xml:space="preserve">Vezy, R., Treillou, S., Mackeown, S., Peynaud, E., Perez, R.P.A., Arsouze, T., Dauzat, J., 2025. PlantBiophysics.jl: A High-Performance, Modular Software for Prototyping and Scaling Biophysical Models from Leaf to Canopy. in silico Plants diaf021. </w:t>
      </w:r>
      <w:hyperlink r:id="rId1" w:history="1">
        <w:r w:rsidRPr="003B7FAA">
          <w:rPr>
            <w:rStyle w:val="Lienhypertexte"/>
            <w:sz w:val="20"/>
            <w:szCs w:val="20"/>
          </w:rPr>
          <w:t>https://doi.org/10.1093/insilicoplants/diaf021</w:t>
        </w:r>
      </w:hyperlink>
    </w:p>
  </w:comment>
  <w:comment w:id="281" w:author="Rémi VEZY" w:date="2026-04-01T17:19:00Z" w:initials="RV">
    <w:p w14:paraId="46DF1996" w14:textId="77777777" w:rsidR="00906C6F" w:rsidRDefault="00906C6F" w:rsidP="00906C6F">
      <w:r>
        <w:rPr>
          <w:rStyle w:val="Marquedecommentaire"/>
        </w:rPr>
        <w:annotationRef/>
      </w:r>
      <w:r>
        <w:rPr>
          <w:sz w:val="20"/>
          <w:szCs w:val="20"/>
        </w:rPr>
        <w:t>je remets ça dans la discussion, parce que c'est plutôt de la discussion que du mat&amp;met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1749926" w15:done="0"/>
  <w15:commentEx w15:paraId="135DA002" w15:done="0"/>
  <w15:commentEx w15:paraId="452ADC23" w15:done="0"/>
  <w15:commentEx w15:paraId="4DC68E28" w15:done="0"/>
  <w15:commentEx w15:paraId="36E63FCC" w15:done="0"/>
  <w15:commentEx w15:paraId="12757DB9" w15:done="0"/>
  <w15:commentEx w15:paraId="73796104" w15:done="0"/>
  <w15:commentEx w15:paraId="031DCA86" w15:paraIdParent="73796104" w15:done="0"/>
  <w15:commentEx w15:paraId="07DE3853" w15:done="0"/>
  <w15:commentEx w15:paraId="1EE04936" w15:done="0"/>
  <w15:commentEx w15:paraId="46DF199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3A962FF" w16cex:dateUtc="2026-04-01T13:14:00Z"/>
  <w16cex:commentExtensible w16cex:durableId="7ED032AD" w16cex:dateUtc="2026-04-01T14:00:00Z"/>
  <w16cex:commentExtensible w16cex:durableId="67928147" w16cex:dateUtc="2026-04-01T13:15:00Z"/>
  <w16cex:commentExtensible w16cex:durableId="21846029" w16cex:dateUtc="2026-04-01T14:13:00Z"/>
  <w16cex:commentExtensible w16cex:durableId="71309350" w16cex:dateUtc="2026-04-01T15:27:00Z"/>
  <w16cex:commentExtensible w16cex:durableId="710676A7" w16cex:dateUtc="2026-04-01T15:19:00Z"/>
  <w16cex:commentExtensible w16cex:durableId="3ADB9497" w16cex:dateUtc="2026-04-01T15:23:00Z"/>
  <w16cex:commentExtensible w16cex:durableId="304DEE4B" w16cex:dateUtc="2026-04-01T15:24:00Z"/>
  <w16cex:commentExtensible w16cex:durableId="0994AAD4" w16cex:dateUtc="2026-04-01T15:24:00Z"/>
  <w16cex:commentExtensible w16cex:durableId="6C5521D2" w16cex:dateUtc="2026-04-01T15:25:00Z"/>
  <w16cex:commentExtensible w16cex:durableId="4FE10BA7" w16cex:dateUtc="2026-04-01T15:1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1749926" w16cid:durableId="33A962FF"/>
  <w16cid:commentId w16cid:paraId="135DA002" w16cid:durableId="7ED032AD"/>
  <w16cid:commentId w16cid:paraId="452ADC23" w16cid:durableId="67928147"/>
  <w16cid:commentId w16cid:paraId="4DC68E28" w16cid:durableId="21846029"/>
  <w16cid:commentId w16cid:paraId="36E63FCC" w16cid:durableId="71309350"/>
  <w16cid:commentId w16cid:paraId="12757DB9" w16cid:durableId="710676A7"/>
  <w16cid:commentId w16cid:paraId="73796104" w16cid:durableId="3ADB9497"/>
  <w16cid:commentId w16cid:paraId="031DCA86" w16cid:durableId="304DEE4B"/>
  <w16cid:commentId w16cid:paraId="07DE3853" w16cid:durableId="0994AAD4"/>
  <w16cid:commentId w16cid:paraId="1EE04936" w16cid:durableId="6C5521D2"/>
  <w16cid:commentId w16cid:paraId="46DF1996" w16cid:durableId="4FE10BA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B0F5F" w14:textId="77777777" w:rsidR="0082644F" w:rsidRDefault="0082644F">
      <w:pPr>
        <w:spacing w:line="240" w:lineRule="auto"/>
      </w:pPr>
      <w:r>
        <w:separator/>
      </w:r>
    </w:p>
  </w:endnote>
  <w:endnote w:type="continuationSeparator" w:id="0">
    <w:p w14:paraId="47CDD204" w14:textId="77777777" w:rsidR="0082644F" w:rsidRDefault="008264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Devanagari">
    <w:altName w:val="Calibri"/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C2D92" w14:textId="77777777" w:rsidR="00970432" w:rsidRDefault="0097043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60971279"/>
      <w:docPartObj>
        <w:docPartGallery w:val="Page Numbers (Bottom of Page)"/>
        <w:docPartUnique/>
      </w:docPartObj>
    </w:sdtPr>
    <w:sdtContent>
      <w:p w14:paraId="0F066121" w14:textId="77777777" w:rsidR="00970432" w:rsidRDefault="000A6C2D">
        <w:pPr>
          <w:pStyle w:val="Pieddepage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2C8DAC0" w14:textId="77777777" w:rsidR="00970432" w:rsidRDefault="00970432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70591366"/>
      <w:docPartObj>
        <w:docPartGallery w:val="Page Numbers (Bottom of Page)"/>
        <w:docPartUnique/>
      </w:docPartObj>
    </w:sdtPr>
    <w:sdtContent>
      <w:p w14:paraId="27197C23" w14:textId="77777777" w:rsidR="00970432" w:rsidRDefault="000A6C2D">
        <w:pPr>
          <w:pStyle w:val="Pieddepage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7BC046A" w14:textId="77777777" w:rsidR="00970432" w:rsidRDefault="0097043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105BD" w14:textId="77777777" w:rsidR="0082644F" w:rsidRDefault="0082644F">
      <w:pPr>
        <w:spacing w:line="240" w:lineRule="auto"/>
      </w:pPr>
      <w:r>
        <w:separator/>
      </w:r>
    </w:p>
  </w:footnote>
  <w:footnote w:type="continuationSeparator" w:id="0">
    <w:p w14:paraId="53937227" w14:textId="77777777" w:rsidR="0082644F" w:rsidRDefault="0082644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D2B7D" w14:textId="77777777" w:rsidR="00970432" w:rsidRDefault="00970432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C81CF" w14:textId="77777777" w:rsidR="00970432" w:rsidRDefault="000A6C2D">
    <w:pPr>
      <w:pStyle w:val="En-tte"/>
    </w:pPr>
    <w:r>
      <w:t>Book of Abstracts</w:t>
    </w:r>
    <w:r>
      <w:tab/>
    </w:r>
    <w:r>
      <w:tab/>
      <w:t>FSPM2026</w:t>
    </w:r>
  </w:p>
  <w:p w14:paraId="2E2CA2CA" w14:textId="77777777" w:rsidR="00970432" w:rsidRDefault="00970432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49C92" w14:textId="77777777" w:rsidR="00970432" w:rsidRDefault="000A6C2D">
    <w:pPr>
      <w:pStyle w:val="En-tte"/>
    </w:pPr>
    <w:r>
      <w:t>Book of Abstracts</w:t>
    </w:r>
    <w:r>
      <w:tab/>
    </w:r>
    <w:r>
      <w:tab/>
      <w:t>FSPM2026</w:t>
    </w:r>
  </w:p>
  <w:p w14:paraId="3D67721E" w14:textId="77777777" w:rsidR="00970432" w:rsidRDefault="00970432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C2BF"/>
    <w:multiLevelType w:val="multilevel"/>
    <w:tmpl w:val="EA60088C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" w15:restartNumberingAfterBreak="0">
    <w:nsid w:val="093902A4"/>
    <w:multiLevelType w:val="multilevel"/>
    <w:tmpl w:val="E75404CA"/>
    <w:lvl w:ilvl="0">
      <w:start w:val="2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236500D"/>
    <w:multiLevelType w:val="multilevel"/>
    <w:tmpl w:val="A6ACBFE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794A4A13"/>
    <w:multiLevelType w:val="multilevel"/>
    <w:tmpl w:val="4AD40F8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num w:numId="1" w16cid:durableId="736055804">
    <w:abstractNumId w:val="1"/>
  </w:num>
  <w:num w:numId="2" w16cid:durableId="210845874">
    <w:abstractNumId w:val="2"/>
  </w:num>
  <w:num w:numId="3" w16cid:durableId="745304896">
    <w:abstractNumId w:val="0"/>
  </w:num>
  <w:num w:numId="4" w16cid:durableId="1528132445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émi VEZY">
    <w15:presenceInfo w15:providerId="AD" w15:userId="S::remi.vezy@cirad.fr::87afe68d-636a-47d5-adf5-fc098400ffd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trackRevisions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432"/>
    <w:rsid w:val="00010D0D"/>
    <w:rsid w:val="000144CD"/>
    <w:rsid w:val="00040E4B"/>
    <w:rsid w:val="000677F3"/>
    <w:rsid w:val="00075B67"/>
    <w:rsid w:val="0008224A"/>
    <w:rsid w:val="000921A8"/>
    <w:rsid w:val="000929F8"/>
    <w:rsid w:val="000A03BC"/>
    <w:rsid w:val="000A31C9"/>
    <w:rsid w:val="000A5AA8"/>
    <w:rsid w:val="000A6C2D"/>
    <w:rsid w:val="000A6F8F"/>
    <w:rsid w:val="000C2E9C"/>
    <w:rsid w:val="000D124D"/>
    <w:rsid w:val="000F61EF"/>
    <w:rsid w:val="000F6A64"/>
    <w:rsid w:val="00101B4F"/>
    <w:rsid w:val="001106AA"/>
    <w:rsid w:val="0011688A"/>
    <w:rsid w:val="00136DE8"/>
    <w:rsid w:val="00145B9D"/>
    <w:rsid w:val="00152E82"/>
    <w:rsid w:val="001567A6"/>
    <w:rsid w:val="00173628"/>
    <w:rsid w:val="001A2F0F"/>
    <w:rsid w:val="001B4908"/>
    <w:rsid w:val="001B7CBE"/>
    <w:rsid w:val="00202900"/>
    <w:rsid w:val="002234DC"/>
    <w:rsid w:val="00233085"/>
    <w:rsid w:val="002403D2"/>
    <w:rsid w:val="002847E1"/>
    <w:rsid w:val="0029276E"/>
    <w:rsid w:val="00292C2E"/>
    <w:rsid w:val="002C28DE"/>
    <w:rsid w:val="002F4EB6"/>
    <w:rsid w:val="003077CA"/>
    <w:rsid w:val="00320FB1"/>
    <w:rsid w:val="00327828"/>
    <w:rsid w:val="00327DFD"/>
    <w:rsid w:val="003314D5"/>
    <w:rsid w:val="00344E92"/>
    <w:rsid w:val="00346823"/>
    <w:rsid w:val="003503CA"/>
    <w:rsid w:val="00356391"/>
    <w:rsid w:val="00373D38"/>
    <w:rsid w:val="0037484F"/>
    <w:rsid w:val="003752AA"/>
    <w:rsid w:val="00384F2A"/>
    <w:rsid w:val="003B08F8"/>
    <w:rsid w:val="00406CFA"/>
    <w:rsid w:val="00406E2B"/>
    <w:rsid w:val="004366DF"/>
    <w:rsid w:val="00460C50"/>
    <w:rsid w:val="00490696"/>
    <w:rsid w:val="00491147"/>
    <w:rsid w:val="00492DC5"/>
    <w:rsid w:val="004A17E4"/>
    <w:rsid w:val="004E6789"/>
    <w:rsid w:val="004F5FA5"/>
    <w:rsid w:val="00516614"/>
    <w:rsid w:val="00516C9A"/>
    <w:rsid w:val="00520FB9"/>
    <w:rsid w:val="00526037"/>
    <w:rsid w:val="00527F5B"/>
    <w:rsid w:val="005418F8"/>
    <w:rsid w:val="00556A9B"/>
    <w:rsid w:val="00574CB5"/>
    <w:rsid w:val="005917BF"/>
    <w:rsid w:val="005917CB"/>
    <w:rsid w:val="005B133F"/>
    <w:rsid w:val="005B4A80"/>
    <w:rsid w:val="005C4146"/>
    <w:rsid w:val="005C53D1"/>
    <w:rsid w:val="005D1E39"/>
    <w:rsid w:val="0060433F"/>
    <w:rsid w:val="0064387F"/>
    <w:rsid w:val="0064503D"/>
    <w:rsid w:val="0068081B"/>
    <w:rsid w:val="00683086"/>
    <w:rsid w:val="00686638"/>
    <w:rsid w:val="006943C1"/>
    <w:rsid w:val="00712DBA"/>
    <w:rsid w:val="00727426"/>
    <w:rsid w:val="00770321"/>
    <w:rsid w:val="007D7D9B"/>
    <w:rsid w:val="007E05A5"/>
    <w:rsid w:val="007E1228"/>
    <w:rsid w:val="007F162F"/>
    <w:rsid w:val="007F6F94"/>
    <w:rsid w:val="0081406B"/>
    <w:rsid w:val="00815B21"/>
    <w:rsid w:val="0082644F"/>
    <w:rsid w:val="00874586"/>
    <w:rsid w:val="00881E26"/>
    <w:rsid w:val="008873BE"/>
    <w:rsid w:val="008A3AE2"/>
    <w:rsid w:val="008A4358"/>
    <w:rsid w:val="008A4BAA"/>
    <w:rsid w:val="008C5791"/>
    <w:rsid w:val="008F59FB"/>
    <w:rsid w:val="008F7B79"/>
    <w:rsid w:val="00906C6F"/>
    <w:rsid w:val="00910B49"/>
    <w:rsid w:val="00970432"/>
    <w:rsid w:val="00982831"/>
    <w:rsid w:val="009B1BCA"/>
    <w:rsid w:val="009F502F"/>
    <w:rsid w:val="00A0378C"/>
    <w:rsid w:val="00A45611"/>
    <w:rsid w:val="00A47BCF"/>
    <w:rsid w:val="00A5212A"/>
    <w:rsid w:val="00A579E7"/>
    <w:rsid w:val="00A60635"/>
    <w:rsid w:val="00A82D5B"/>
    <w:rsid w:val="00A87566"/>
    <w:rsid w:val="00AA16AE"/>
    <w:rsid w:val="00AA24F6"/>
    <w:rsid w:val="00AA31AA"/>
    <w:rsid w:val="00AA6D1B"/>
    <w:rsid w:val="00AA7E08"/>
    <w:rsid w:val="00AB0F8D"/>
    <w:rsid w:val="00AB4473"/>
    <w:rsid w:val="00AB77BE"/>
    <w:rsid w:val="00B0548A"/>
    <w:rsid w:val="00B56F87"/>
    <w:rsid w:val="00B7573A"/>
    <w:rsid w:val="00B94DFE"/>
    <w:rsid w:val="00BB1382"/>
    <w:rsid w:val="00BD34D2"/>
    <w:rsid w:val="00BF6486"/>
    <w:rsid w:val="00C021C3"/>
    <w:rsid w:val="00C07366"/>
    <w:rsid w:val="00C132EB"/>
    <w:rsid w:val="00C16237"/>
    <w:rsid w:val="00C22339"/>
    <w:rsid w:val="00C254FC"/>
    <w:rsid w:val="00C455F5"/>
    <w:rsid w:val="00C83FDF"/>
    <w:rsid w:val="00C94E70"/>
    <w:rsid w:val="00C962BE"/>
    <w:rsid w:val="00CA79D7"/>
    <w:rsid w:val="00CB5664"/>
    <w:rsid w:val="00CD24E2"/>
    <w:rsid w:val="00CE1176"/>
    <w:rsid w:val="00CF5338"/>
    <w:rsid w:val="00D05DD4"/>
    <w:rsid w:val="00D2180F"/>
    <w:rsid w:val="00D30BBD"/>
    <w:rsid w:val="00D34ADB"/>
    <w:rsid w:val="00D40375"/>
    <w:rsid w:val="00D411BC"/>
    <w:rsid w:val="00D43F0B"/>
    <w:rsid w:val="00D6411D"/>
    <w:rsid w:val="00D97B1D"/>
    <w:rsid w:val="00DB19BE"/>
    <w:rsid w:val="00DC1988"/>
    <w:rsid w:val="00DE4F28"/>
    <w:rsid w:val="00DE5B95"/>
    <w:rsid w:val="00E00EFE"/>
    <w:rsid w:val="00E13C9A"/>
    <w:rsid w:val="00E25B9B"/>
    <w:rsid w:val="00E414C3"/>
    <w:rsid w:val="00E479D4"/>
    <w:rsid w:val="00E63070"/>
    <w:rsid w:val="00E75120"/>
    <w:rsid w:val="00E9161B"/>
    <w:rsid w:val="00E96904"/>
    <w:rsid w:val="00E96B41"/>
    <w:rsid w:val="00EA0EE2"/>
    <w:rsid w:val="00EC5F9A"/>
    <w:rsid w:val="00F00068"/>
    <w:rsid w:val="00F11E00"/>
    <w:rsid w:val="00F11EF1"/>
    <w:rsid w:val="00F26275"/>
    <w:rsid w:val="00F44E0F"/>
    <w:rsid w:val="00F454D4"/>
    <w:rsid w:val="00F61BA6"/>
    <w:rsid w:val="00F705BB"/>
    <w:rsid w:val="00F728C0"/>
    <w:rsid w:val="00F77AAF"/>
    <w:rsid w:val="00F804AC"/>
    <w:rsid w:val="00FA18D9"/>
    <w:rsid w:val="00FB3F70"/>
    <w:rsid w:val="00FC6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A5F54"/>
  <w15:docId w15:val="{8C103A26-0348-400D-988D-857D53960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lang w:val="de-DE"/>
    </w:rPr>
  </w:style>
  <w:style w:type="paragraph" w:styleId="Titre1">
    <w:name w:val="heading 1"/>
    <w:basedOn w:val="Normal"/>
    <w:next w:val="Normal"/>
    <w:link w:val="Titre1Car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link w:val="Titre2Car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link w:val="Titre3Car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link w:val="Titre4Car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link w:val="Titre5Car"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link w:val="Titre6Car"/>
    <w:qFormat/>
    <w:pPr>
      <w:keepNext/>
      <w:keepLines/>
      <w:spacing w:before="240" w:after="80"/>
      <w:outlineLvl w:val="5"/>
    </w:pPr>
    <w:rPr>
      <w:i/>
      <w:color w:val="666666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40"/>
      <w:outlineLvl w:val="6"/>
    </w:pPr>
    <w:rPr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outlineLvl w:val="7"/>
    </w:pPr>
    <w:rPr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outlineLvl w:val="8"/>
    </w:pPr>
    <w:rPr>
      <w:i/>
      <w:iCs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leau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eausimple1">
    <w:name w:val="Plain Table 1"/>
    <w:basedOn w:val="Tableau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eausimple2">
    <w:name w:val="Plain Table 2"/>
    <w:basedOn w:val="Tableau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eausimple3">
    <w:name w:val="Plain Table 3"/>
    <w:basedOn w:val="Tableau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simple4">
    <w:name w:val="Plain Table 4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simple5">
    <w:name w:val="Plain Table 5"/>
    <w:basedOn w:val="Tableau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Grille1Clair">
    <w:name w:val="Grid Table 1 Light"/>
    <w:basedOn w:val="Tableau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au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au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au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au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au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au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leauGrille2">
    <w:name w:val="Grid Table 2"/>
    <w:basedOn w:val="Tableau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eau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leau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leau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leau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leau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leau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eauGrille3">
    <w:name w:val="Grid Table 3"/>
    <w:basedOn w:val="Tableau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eau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leau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leau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leau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leau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leau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eauGrille4">
    <w:name w:val="Grid Table 4"/>
    <w:basedOn w:val="Tableau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eau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leau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leau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leau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leau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leau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eauGrille5Fonc">
    <w:name w:val="Grid Table 5 Dark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leauGrille6Couleur">
    <w:name w:val="Grid Table 6 Colorful"/>
    <w:basedOn w:val="Tableau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au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au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au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au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au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au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leauGrille7Couleur">
    <w:name w:val="Grid Table 7 Colorful"/>
    <w:basedOn w:val="Tableau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au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au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au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au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au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au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leauListe1Clair">
    <w:name w:val="List Table 1 Light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leauListe2">
    <w:name w:val="List Table 2"/>
    <w:basedOn w:val="Tableau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eau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leau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leau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leau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leau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leau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eauListe3">
    <w:name w:val="List Table 3"/>
    <w:basedOn w:val="Tableau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au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au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au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au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au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au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leauListe4">
    <w:name w:val="List Table 4"/>
    <w:basedOn w:val="Tableau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eau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leau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leau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leau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leau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leau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eauListe5Fonc">
    <w:name w:val="List Table 5 Dark"/>
    <w:basedOn w:val="Tableau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eau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leau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leau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leau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leau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leau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leauListe6Couleur">
    <w:name w:val="List Table 6 Colorful"/>
    <w:basedOn w:val="Tableau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au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au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au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au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au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au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leauListe7Couleur">
    <w:name w:val="List Table 7 Colorful"/>
    <w:basedOn w:val="Tableau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au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au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au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au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au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au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auNormal"/>
    <w:uiPriority w:val="99"/>
    <w:rPr>
      <w:color w:val="404040"/>
      <w:sz w:val="20"/>
      <w:szCs w:val="20"/>
      <w:lang w:val="fr-FR"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auNormal"/>
    <w:uiPriority w:val="99"/>
    <w:rPr>
      <w:color w:val="404040"/>
      <w:sz w:val="20"/>
      <w:szCs w:val="20"/>
      <w:lang w:val="fr-FR"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auNormal"/>
    <w:uiPriority w:val="99"/>
    <w:rPr>
      <w:color w:val="404040"/>
      <w:sz w:val="20"/>
      <w:szCs w:val="20"/>
      <w:lang w:val="fr-FR"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auNormal"/>
    <w:uiPriority w:val="99"/>
    <w:rPr>
      <w:color w:val="404040"/>
      <w:sz w:val="20"/>
      <w:szCs w:val="20"/>
      <w:lang w:val="fr-FR"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auNormal"/>
    <w:uiPriority w:val="99"/>
    <w:rPr>
      <w:color w:val="404040"/>
      <w:sz w:val="20"/>
      <w:szCs w:val="20"/>
      <w:lang w:val="fr-FR"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auNormal"/>
    <w:uiPriority w:val="99"/>
    <w:rPr>
      <w:color w:val="404040"/>
      <w:sz w:val="20"/>
      <w:szCs w:val="20"/>
      <w:lang w:val="fr-FR"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auNormal"/>
    <w:uiPriority w:val="99"/>
    <w:rPr>
      <w:color w:val="404040"/>
      <w:sz w:val="20"/>
      <w:szCs w:val="20"/>
      <w:lang w:val="fr-FR"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auNormal"/>
    <w:uiPriority w:val="99"/>
    <w:rPr>
      <w:color w:val="404040"/>
      <w:sz w:val="20"/>
      <w:szCs w:val="20"/>
      <w:lang w:val="fr-FR" w:eastAsia="fr-F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auNormal"/>
    <w:uiPriority w:val="99"/>
    <w:rPr>
      <w:color w:val="404040"/>
      <w:sz w:val="20"/>
      <w:szCs w:val="20"/>
      <w:lang w:val="fr-FR" w:eastAsia="fr-FR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auNormal"/>
    <w:uiPriority w:val="99"/>
    <w:rPr>
      <w:color w:val="404040"/>
      <w:sz w:val="20"/>
      <w:szCs w:val="20"/>
      <w:lang w:val="fr-FR" w:eastAsia="fr-FR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auNormal"/>
    <w:uiPriority w:val="99"/>
    <w:rPr>
      <w:color w:val="404040"/>
      <w:sz w:val="20"/>
      <w:szCs w:val="20"/>
      <w:lang w:val="fr-FR" w:eastAsia="fr-FR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auNormal"/>
    <w:uiPriority w:val="99"/>
    <w:rPr>
      <w:color w:val="404040"/>
      <w:sz w:val="20"/>
      <w:szCs w:val="20"/>
      <w:lang w:val="fr-FR" w:eastAsia="fr-FR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auNormal"/>
    <w:uiPriority w:val="99"/>
    <w:rPr>
      <w:color w:val="404040"/>
      <w:sz w:val="20"/>
      <w:szCs w:val="20"/>
      <w:lang w:val="fr-FR" w:eastAsia="fr-FR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auNormal"/>
    <w:uiPriority w:val="99"/>
    <w:rPr>
      <w:color w:val="404040"/>
      <w:sz w:val="20"/>
      <w:szCs w:val="20"/>
      <w:lang w:val="fr-FR" w:eastAsia="fr-FR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au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au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au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au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au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au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au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reCar">
    <w:name w:val="Titre Car"/>
    <w:basedOn w:val="Policepardfaut"/>
    <w:link w:val="Titre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ous-titreCar">
    <w:name w:val="Sous-titre Car"/>
    <w:basedOn w:val="Policepardfaut"/>
    <w:link w:val="Sous-titre"/>
    <w:uiPriority w:val="11"/>
    <w:rPr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Sansinterligne">
    <w:name w:val="No Spacing"/>
    <w:basedOn w:val="Normal"/>
    <w:uiPriority w:val="1"/>
    <w:qFormat/>
    <w:pPr>
      <w:spacing w:line="240" w:lineRule="auto"/>
    </w:pPr>
  </w:style>
  <w:style w:type="character" w:styleId="Accentuationlgre">
    <w:name w:val="Subtle Emphasis"/>
    <w:basedOn w:val="Policepardfaut"/>
    <w:uiPriority w:val="19"/>
    <w:qFormat/>
    <w:rPr>
      <w:i/>
      <w:iCs/>
      <w:color w:val="404040" w:themeColor="text1" w:themeTint="BF"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character" w:styleId="lev">
    <w:name w:val="Strong"/>
    <w:basedOn w:val="Policepardfaut"/>
    <w:uiPriority w:val="22"/>
    <w:qFormat/>
    <w:rPr>
      <w:b/>
      <w:bCs/>
    </w:rPr>
  </w:style>
  <w:style w:type="character" w:styleId="Rfrencelgre">
    <w:name w:val="Subtle Reference"/>
    <w:basedOn w:val="Policepardfaut"/>
    <w:uiPriority w:val="31"/>
    <w:qFormat/>
    <w:rPr>
      <w:smallCaps/>
      <w:color w:val="5A5A5A" w:themeColor="text1" w:themeTint="A5"/>
    </w:rPr>
  </w:style>
  <w:style w:type="character" w:styleId="Titredulivre">
    <w:name w:val="Book Title"/>
    <w:basedOn w:val="Policepardfaut"/>
    <w:uiPriority w:val="33"/>
    <w:qFormat/>
    <w:rPr>
      <w:b/>
      <w:bCs/>
      <w:i/>
      <w:iCs/>
      <w:spacing w:val="5"/>
    </w:rPr>
  </w:style>
  <w:style w:type="character" w:customStyle="1" w:styleId="En-tteCar1">
    <w:name w:val="En-tête Car1"/>
    <w:basedOn w:val="Policepardfaut"/>
    <w:link w:val="En-tte"/>
    <w:uiPriority w:val="99"/>
  </w:style>
  <w:style w:type="character" w:customStyle="1" w:styleId="PieddepageCar1">
    <w:name w:val="Pied de page Car1"/>
    <w:basedOn w:val="Policepardfaut"/>
    <w:link w:val="Pieddepage"/>
    <w:uiPriority w:val="99"/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Lienhypertexte">
    <w:name w:val="Hyperlink"/>
    <w:basedOn w:val="Policepardfaut"/>
    <w:uiPriority w:val="99"/>
    <w:unhideWhenUsed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Pr>
      <w:color w:val="800080" w:themeColor="followedHyperlink"/>
      <w:u w:val="single"/>
    </w:rPr>
  </w:style>
  <w:style w:type="paragraph" w:styleId="TM1">
    <w:name w:val="toc 1"/>
    <w:basedOn w:val="Normal"/>
    <w:next w:val="Normal"/>
    <w:uiPriority w:val="39"/>
    <w:unhideWhenUsed/>
    <w:pPr>
      <w:spacing w:after="100"/>
    </w:pPr>
  </w:style>
  <w:style w:type="paragraph" w:styleId="TM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M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M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M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M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M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M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M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edelespacerserv">
    <w:name w:val="Placeholder Text"/>
    <w:basedOn w:val="Policepardfaut"/>
    <w:uiPriority w:val="99"/>
    <w:semiHidden/>
    <w:rPr>
      <w:color w:val="666666"/>
    </w:rPr>
  </w:style>
  <w:style w:type="paragraph" w:styleId="En-ttedetabledesmatires">
    <w:name w:val="TOC Heading"/>
    <w:uiPriority w:val="39"/>
    <w:unhideWhenUsed/>
  </w:style>
  <w:style w:type="paragraph" w:styleId="Tabledesillustrations">
    <w:name w:val="table of figures"/>
    <w:basedOn w:val="Normal"/>
    <w:next w:val="Normal"/>
    <w:uiPriority w:val="99"/>
    <w:unhideWhenUsed/>
  </w:style>
  <w:style w:type="character" w:customStyle="1" w:styleId="En-tteCar">
    <w:name w:val="En-tête Car"/>
    <w:basedOn w:val="Policepardfaut"/>
    <w:uiPriority w:val="99"/>
    <w:qFormat/>
  </w:style>
  <w:style w:type="character" w:customStyle="1" w:styleId="PieddepageCar">
    <w:name w:val="Pied de page Car"/>
    <w:basedOn w:val="Policepardfaut"/>
    <w:uiPriority w:val="99"/>
    <w:qFormat/>
  </w:style>
  <w:style w:type="character" w:customStyle="1" w:styleId="TextedebullesCar">
    <w:name w:val="Texte de bulles Car"/>
    <w:basedOn w:val="Policepardfaut"/>
    <w:link w:val="Textedebulles"/>
    <w:uiPriority w:val="99"/>
    <w:semiHidden/>
    <w:qFormat/>
    <w:rPr>
      <w:rFonts w:ascii="Tahoma" w:hAnsi="Tahoma" w:cs="Tahoma"/>
      <w:sz w:val="16"/>
      <w:szCs w:val="16"/>
    </w:rPr>
  </w:style>
  <w:style w:type="character" w:styleId="Marquedecommentaire">
    <w:name w:val="annotation reference"/>
    <w:basedOn w:val="Policepardfaut"/>
    <w:uiPriority w:val="99"/>
    <w:semiHidden/>
    <w:unhideWhenUsed/>
    <w:qFormat/>
    <w:rPr>
      <w:sz w:val="16"/>
      <w:szCs w:val="16"/>
    </w:rPr>
  </w:style>
  <w:style w:type="character" w:customStyle="1" w:styleId="CommentaireCar">
    <w:name w:val="Commentaire Car"/>
    <w:basedOn w:val="Policepardfaut"/>
    <w:link w:val="Commentaire"/>
    <w:uiPriority w:val="99"/>
    <w:semiHidden/>
    <w:qFormat/>
    <w:rPr>
      <w:sz w:val="20"/>
      <w:szCs w:val="20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qFormat/>
    <w:rPr>
      <w:b/>
      <w:bCs/>
      <w:sz w:val="20"/>
      <w:szCs w:val="20"/>
    </w:rPr>
  </w:style>
  <w:style w:type="paragraph" w:styleId="Titre">
    <w:name w:val="Title"/>
    <w:basedOn w:val="Normal"/>
    <w:next w:val="Corpsdetexte"/>
    <w:link w:val="TitreCar"/>
    <w:qFormat/>
    <w:pPr>
      <w:keepNext/>
      <w:keepLines/>
      <w:spacing w:after="60"/>
    </w:pPr>
    <w:rPr>
      <w:sz w:val="52"/>
      <w:szCs w:val="52"/>
    </w:rPr>
  </w:style>
  <w:style w:type="paragraph" w:styleId="Corpsdetexte">
    <w:name w:val="Body Text"/>
    <w:basedOn w:val="Normal"/>
    <w:pPr>
      <w:spacing w:after="140"/>
    </w:pPr>
  </w:style>
  <w:style w:type="paragraph" w:styleId="Liste">
    <w:name w:val="List"/>
    <w:basedOn w:val="Corpsdetexte"/>
    <w:rPr>
      <w:rFonts w:cs="Noto Sans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ous-titre">
    <w:name w:val="Subtitle"/>
    <w:basedOn w:val="Normal"/>
    <w:next w:val="Normal"/>
    <w:link w:val="Sous-titreCar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En-tteetpieddepage">
    <w:name w:val="En-tête et pied de page"/>
    <w:basedOn w:val="Normal"/>
    <w:qFormat/>
  </w:style>
  <w:style w:type="paragraph" w:styleId="En-tte">
    <w:name w:val="header"/>
    <w:basedOn w:val="Normal"/>
    <w:link w:val="En-tteCar1"/>
    <w:uiPriority w:val="99"/>
    <w:unhideWhenUsed/>
    <w:pPr>
      <w:tabs>
        <w:tab w:val="center" w:pos="4536"/>
        <w:tab w:val="right" w:pos="9072"/>
      </w:tabs>
      <w:spacing w:line="240" w:lineRule="auto"/>
    </w:pPr>
  </w:style>
  <w:style w:type="paragraph" w:styleId="Pieddepage">
    <w:name w:val="footer"/>
    <w:basedOn w:val="Normal"/>
    <w:link w:val="PieddepageCar1"/>
    <w:uiPriority w:val="99"/>
    <w:unhideWhenUsed/>
    <w:pPr>
      <w:tabs>
        <w:tab w:val="center" w:pos="4536"/>
        <w:tab w:val="right" w:pos="9072"/>
      </w:tabs>
      <w:spacing w:line="240" w:lineRule="auto"/>
    </w:p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qFormat/>
    <w:pPr>
      <w:spacing w:line="240" w:lineRule="auto"/>
    </w:pPr>
    <w:rPr>
      <w:rFonts w:ascii="Tahoma" w:hAnsi="Tahoma" w:cs="Tahoma"/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qFormat/>
    <w:rPr>
      <w:b/>
      <w:bCs/>
    </w:rPr>
  </w:style>
  <w:style w:type="numbering" w:customStyle="1" w:styleId="Pasdeliste">
    <w:name w:val="Pas de liste"/>
    <w:uiPriority w:val="99"/>
    <w:semiHidden/>
    <w:unhideWhenUsed/>
    <w:qFormat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Rvision">
    <w:name w:val="Revision"/>
    <w:hidden/>
    <w:uiPriority w:val="99"/>
    <w:semiHidden/>
    <w:rsid w:val="00881E26"/>
    <w:rPr>
      <w:lang w:val="de-DE"/>
    </w:rPr>
  </w:style>
  <w:style w:type="character" w:styleId="Mentionnonrsolue">
    <w:name w:val="Unresolved Mention"/>
    <w:basedOn w:val="Policepardfaut"/>
    <w:uiPriority w:val="99"/>
    <w:semiHidden/>
    <w:unhideWhenUsed/>
    <w:rsid w:val="00E751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doi.org/10.1093/insilicoplants/diaf021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comments" Target="comments.xml"/><Relationship Id="rId19" Type="http://schemas.openxmlformats.org/officeDocument/2006/relationships/header" Target="head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1.png"/><Relationship Id="rId22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48b8cf2-d3ae-4f8b-978f-0921ee7ea5e1">
      <Terms xmlns="http://schemas.microsoft.com/office/infopath/2007/PartnerControls"/>
    </lcf76f155ced4ddcb4097134ff3c332f>
    <TaxCatchAll xmlns="9e306ddb-8d1c-414e-8cbc-00894fa18d4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B4F69C330E7B43B0C27F25B110851B" ma:contentTypeVersion="11" ma:contentTypeDescription="Crée un document." ma:contentTypeScope="" ma:versionID="09361f420faa2b78c4172dc0fa58492b">
  <xsd:schema xmlns:xsd="http://www.w3.org/2001/XMLSchema" xmlns:xs="http://www.w3.org/2001/XMLSchema" xmlns:p="http://schemas.microsoft.com/office/2006/metadata/properties" xmlns:ns2="a48b8cf2-d3ae-4f8b-978f-0921ee7ea5e1" xmlns:ns3="9e306ddb-8d1c-414e-8cbc-00894fa18d4a" targetNamespace="http://schemas.microsoft.com/office/2006/metadata/properties" ma:root="true" ma:fieldsID="abf8c7f7d7482bfbc69d1d7d391ffc39" ns2:_="" ns3:_="">
    <xsd:import namespace="a48b8cf2-d3ae-4f8b-978f-0921ee7ea5e1"/>
    <xsd:import namespace="9e306ddb-8d1c-414e-8cbc-00894fa18d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8b8cf2-d3ae-4f8b-978f-0921ee7ea5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9e3a0ad9-0a94-465f-8466-410c9be234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306ddb-8d1c-414e-8cbc-00894fa18d4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890d6e4-e5d5-45d5-ba0d-d4653a052b48}" ma:internalName="TaxCatchAll" ma:showField="CatchAllData" ma:web="9e306ddb-8d1c-414e-8cbc-00894fa18d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3A46B7A-6DF4-4338-B979-CCB76A7877C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9C485F6-C1EA-4DC7-8E7A-4994E1A92A63}">
  <ds:schemaRefs>
    <ds:schemaRef ds:uri="http://schemas.microsoft.com/office/2006/metadata/properties"/>
    <ds:schemaRef ds:uri="http://schemas.microsoft.com/office/infopath/2007/PartnerControls"/>
    <ds:schemaRef ds:uri="a48b8cf2-d3ae-4f8b-978f-0921ee7ea5e1"/>
    <ds:schemaRef ds:uri="9e306ddb-8d1c-414e-8cbc-00894fa18d4a"/>
  </ds:schemaRefs>
</ds:datastoreItem>
</file>

<file path=customXml/itemProps3.xml><?xml version="1.0" encoding="utf-8"?>
<ds:datastoreItem xmlns:ds="http://schemas.openxmlformats.org/officeDocument/2006/customXml" ds:itemID="{51F64624-6049-4A81-8A19-747F763BF4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8b8cf2-d3ae-4f8b-978f-0921ee7ea5e1"/>
    <ds:schemaRef ds:uri="9e306ddb-8d1c-414e-8cbc-00894fa18d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4</Pages>
  <Words>1709</Words>
  <Characters>9777</Characters>
  <Application>Microsoft Office Word</Application>
  <DocSecurity>0</DocSecurity>
  <Lines>184</Lines>
  <Paragraphs>76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Hochschule Geisenheim University</Company>
  <LinksUpToDate>false</LinksUpToDate>
  <CharactersWithSpaces>11410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Kahlen, Dr. Katrin</dc:creator>
  <dc:description/>
  <cp:lastModifiedBy>Rémi VEZY</cp:lastModifiedBy>
  <cp:revision>205</cp:revision>
  <dcterms:created xsi:type="dcterms:W3CDTF">2022-06-02T11:45:00Z</dcterms:created>
  <dcterms:modified xsi:type="dcterms:W3CDTF">2026-04-01T15:27:00Z</dcterms:modified>
  <dc:language>fr-FR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0x01010009B4F69C330E7B43B0C27F25B110851B</vt:lpwstr>
  </property>
</Properties>
</file>